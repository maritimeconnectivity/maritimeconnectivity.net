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DCA86" w14:textId="77777777" w:rsidR="00CC7BC2" w:rsidRDefault="00CC7BC2">
      <w:pPr>
        <w:pStyle w:val="a1"/>
        <w:tabs>
          <w:tab w:val="left" w:pos="2835"/>
        </w:tabs>
        <w:rPr>
          <w:rFonts w:asciiTheme="minorHAnsi" w:hAnsiTheme="minorHAnsi" w:cstheme="minorHAnsi"/>
        </w:rPr>
      </w:pPr>
    </w:p>
    <w:p w14:paraId="3DCF541E" w14:textId="77777777" w:rsidR="00CC7BC2" w:rsidRDefault="00000000">
      <w:pPr>
        <w:pStyle w:val="af3"/>
        <w:rPr>
          <w:rFonts w:asciiTheme="minorHAnsi" w:hAnsiTheme="minorHAnsi" w:cstheme="minorHAnsi"/>
          <w:color w:val="0070C0"/>
        </w:rPr>
      </w:pPr>
      <w:r>
        <w:rPr>
          <w:rFonts w:asciiTheme="minorHAnsi" w:hAnsiTheme="minorHAnsi" w:cstheme="minorHAnsi"/>
          <w:color w:val="0070C0"/>
        </w:rPr>
        <w:t>Procedure for endorsing MCP identity service providers</w:t>
      </w:r>
    </w:p>
    <w:p w14:paraId="55DAC9C8" w14:textId="77777777" w:rsidR="00CC7BC2" w:rsidRDefault="00000000">
      <w:pPr>
        <w:pStyle w:val="af3"/>
        <w:jc w:val="left"/>
        <w:rPr>
          <w:rFonts w:asciiTheme="minorHAnsi" w:hAnsiTheme="minorHAnsi" w:cstheme="minorHAnsi"/>
          <w:color w:val="0070C0"/>
          <w:sz w:val="24"/>
          <w:szCs w:val="24"/>
          <w:lang w:eastAsia="ko-KR"/>
        </w:rPr>
      </w:pPr>
      <w:r>
        <w:rPr>
          <w:rFonts w:asciiTheme="minorHAnsi" w:hAnsiTheme="minorHAnsi" w:cstheme="minorHAnsi"/>
          <w:color w:val="0070C0"/>
          <w:sz w:val="24"/>
          <w:szCs w:val="24"/>
          <w:lang w:eastAsia="ko-KR"/>
        </w:rPr>
        <w:t>Document Revision</w:t>
      </w:r>
    </w:p>
    <w:tbl>
      <w:tblPr>
        <w:tblW w:w="9421" w:type="dxa"/>
        <w:tblLayout w:type="fixed"/>
        <w:tblLook w:val="04A0" w:firstRow="1" w:lastRow="0" w:firstColumn="1" w:lastColumn="0" w:noHBand="0" w:noVBand="1"/>
      </w:tblPr>
      <w:tblGrid>
        <w:gridCol w:w="1126"/>
        <w:gridCol w:w="1987"/>
        <w:gridCol w:w="4421"/>
        <w:gridCol w:w="1887"/>
      </w:tblGrid>
      <w:tr w:rsidR="00CC7BC2" w14:paraId="3A0FBFEE" w14:textId="77777777" w:rsidTr="000D455F">
        <w:trPr>
          <w:trHeight w:val="487"/>
        </w:trPr>
        <w:tc>
          <w:tcPr>
            <w:tcW w:w="94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14:paraId="457BD10D" w14:textId="77777777" w:rsidR="00CC7BC2" w:rsidRDefault="00000000">
            <w:pPr>
              <w:pStyle w:val="af3"/>
              <w:widowControl w:val="0"/>
              <w:jc w:val="left"/>
              <w:rPr>
                <w:rFonts w:asciiTheme="minorHAnsi" w:hAnsiTheme="minorHAnsi" w:cstheme="minorHAnsi"/>
                <w:bCs w:val="0"/>
                <w:color w:val="FFFFFF"/>
                <w:kern w:val="0"/>
                <w:sz w:val="22"/>
                <w:szCs w:val="22"/>
                <w:lang w:eastAsia="ko-KR"/>
              </w:rPr>
            </w:pPr>
            <w:r>
              <w:rPr>
                <w:rFonts w:asciiTheme="minorHAnsi" w:hAnsiTheme="minorHAnsi" w:cstheme="minorHAnsi"/>
                <w:bCs w:val="0"/>
                <w:color w:val="FFFFFF"/>
                <w:kern w:val="0"/>
                <w:sz w:val="22"/>
                <w:szCs w:val="22"/>
                <w:lang w:eastAsia="ko-KR"/>
              </w:rPr>
              <w:t>ID: MCP Gen 7</w:t>
            </w:r>
          </w:p>
        </w:tc>
      </w:tr>
      <w:tr w:rsidR="00CC7BC2" w14:paraId="6404B65D" w14:textId="77777777" w:rsidTr="000D455F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14:paraId="0942EFFF" w14:textId="77777777" w:rsidR="00CC7BC2" w:rsidRDefault="00000000">
            <w:pPr>
              <w:pStyle w:val="af3"/>
              <w:widowControl w:val="0"/>
              <w:jc w:val="left"/>
              <w:rPr>
                <w:rFonts w:asciiTheme="minorHAnsi" w:hAnsiTheme="minorHAnsi" w:cstheme="minorHAnsi"/>
                <w:bCs w:val="0"/>
                <w:color w:val="FFFFFF"/>
                <w:kern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FFFFFF"/>
                <w:kern w:val="0"/>
                <w:sz w:val="22"/>
                <w:szCs w:val="22"/>
              </w:rPr>
              <w:t>Version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14:paraId="67FDB7A4" w14:textId="77777777" w:rsidR="00CC7BC2" w:rsidRDefault="00000000">
            <w:pPr>
              <w:pStyle w:val="af3"/>
              <w:widowControl w:val="0"/>
              <w:jc w:val="left"/>
              <w:rPr>
                <w:rFonts w:asciiTheme="minorHAnsi" w:hAnsiTheme="minorHAnsi" w:cstheme="minorHAnsi"/>
                <w:bCs w:val="0"/>
                <w:color w:val="FFFFFF"/>
                <w:kern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FFFFFF"/>
                <w:kern w:val="0"/>
                <w:sz w:val="22"/>
                <w:szCs w:val="22"/>
              </w:rPr>
              <w:t>Author(s)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14:paraId="0B7AFCA7" w14:textId="77777777" w:rsidR="00CC7BC2" w:rsidRDefault="00000000">
            <w:pPr>
              <w:pStyle w:val="af3"/>
              <w:widowControl w:val="0"/>
              <w:jc w:val="left"/>
              <w:rPr>
                <w:rFonts w:asciiTheme="minorHAnsi" w:hAnsiTheme="minorHAnsi" w:cstheme="minorHAnsi"/>
                <w:bCs w:val="0"/>
                <w:color w:val="FFFFFF"/>
                <w:kern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FFFFFF"/>
                <w:kern w:val="0"/>
                <w:sz w:val="22"/>
                <w:szCs w:val="22"/>
              </w:rPr>
              <w:t>Nature of change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14:paraId="083B3FA1" w14:textId="77777777" w:rsidR="00CC7BC2" w:rsidRDefault="00000000">
            <w:pPr>
              <w:pStyle w:val="af3"/>
              <w:widowControl w:val="0"/>
              <w:jc w:val="left"/>
              <w:rPr>
                <w:rFonts w:asciiTheme="minorHAnsi" w:hAnsiTheme="minorHAnsi" w:cstheme="minorHAnsi"/>
                <w:color w:val="FFFFFF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FFFFFF"/>
                <w:kern w:val="0"/>
                <w:sz w:val="22"/>
                <w:szCs w:val="22"/>
              </w:rPr>
              <w:t xml:space="preserve"> Date of adoption</w:t>
            </w:r>
          </w:p>
        </w:tc>
      </w:tr>
      <w:tr w:rsidR="00CC7BC2" w14:paraId="4E9E9521" w14:textId="77777777" w:rsidTr="000D455F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4F470" w14:textId="77777777" w:rsidR="00CC7BC2" w:rsidRDefault="00000000">
            <w:pPr>
              <w:pStyle w:val="a1"/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240AF" w14:textId="77777777" w:rsidR="00CC7BC2" w:rsidRDefault="00000000">
            <w:pPr>
              <w:pStyle w:val="a1"/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Thomas Christensen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44CD" w14:textId="77777777" w:rsidR="00CC7BC2" w:rsidRDefault="00000000">
            <w:pPr>
              <w:pStyle w:val="a1"/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Initial version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45465" w14:textId="77777777" w:rsidR="00CC7BC2" w:rsidRDefault="00000000">
            <w:pPr>
              <w:pStyle w:val="a1"/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General assembly meeting #5</w:t>
            </w:r>
          </w:p>
          <w:p w14:paraId="3BC6A46C" w14:textId="77777777" w:rsidR="00CC7BC2" w:rsidRDefault="00000000">
            <w:pPr>
              <w:pStyle w:val="a1"/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December 6, 2021</w:t>
            </w:r>
          </w:p>
        </w:tc>
      </w:tr>
      <w:tr w:rsidR="00CC7BC2" w14:paraId="3F6E531E" w14:textId="77777777" w:rsidTr="000D455F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C0149" w14:textId="77777777" w:rsidR="00CC7BC2" w:rsidRDefault="00000000">
            <w:pPr>
              <w:pStyle w:val="a1"/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1.1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A0F62" w14:textId="77777777" w:rsidR="00CC7BC2" w:rsidRDefault="00000000">
            <w:pPr>
              <w:pStyle w:val="a1"/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Thomas Christensen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EF7A" w14:textId="77777777" w:rsidR="00CC7BC2" w:rsidRDefault="00000000">
            <w:pPr>
              <w:pStyle w:val="a1"/>
              <w:widowControl w:val="0"/>
              <w:numPr>
                <w:ilvl w:val="0"/>
                <w:numId w:val="1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Step 7 – one or more IPID’s instead of just one</w:t>
            </w:r>
          </w:p>
          <w:p w14:paraId="564C0318" w14:textId="77777777" w:rsidR="00CC7BC2" w:rsidRDefault="00000000">
            <w:pPr>
              <w:pStyle w:val="a1"/>
              <w:widowControl w:val="0"/>
              <w:numPr>
                <w:ilvl w:val="0"/>
                <w:numId w:val="1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Recurrence section added</w:t>
            </w:r>
          </w:p>
          <w:p w14:paraId="3D1F9F83" w14:textId="77777777" w:rsidR="00CC7BC2" w:rsidRDefault="00000000">
            <w:pPr>
              <w:pStyle w:val="a1"/>
              <w:widowControl w:val="0"/>
              <w:numPr>
                <w:ilvl w:val="0"/>
                <w:numId w:val="1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Added step 4 regarding data privacy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73EBC" w14:textId="77777777" w:rsidR="00CC7BC2" w:rsidRDefault="00CC7BC2">
            <w:pPr>
              <w:pStyle w:val="a1"/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CC7BC2" w14:paraId="290670A1" w14:textId="77777777" w:rsidTr="000D455F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76ECF" w14:textId="77777777" w:rsidR="00CC7BC2" w:rsidRDefault="00000000">
            <w:pPr>
              <w:pStyle w:val="a1"/>
              <w:widowControl w:val="0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t>1.2 DRAFT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2B006" w14:textId="77777777" w:rsidR="00CC7BC2" w:rsidRDefault="00000000">
            <w:pPr>
              <w:pStyle w:val="a1"/>
              <w:widowControl w:val="0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t>Julius Moeller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7B231" w14:textId="77777777" w:rsidR="00CC7BC2" w:rsidRDefault="00000000">
            <w:pPr>
              <w:pStyle w:val="a1"/>
              <w:widowControl w:val="0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t>Full rewrite – clarified roles, reordered steps, added Board guidance and detailed checklists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BDDBC" w14:textId="77777777" w:rsidR="00CC7BC2" w:rsidRDefault="00CC7BC2">
            <w:pPr>
              <w:pStyle w:val="a1"/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CC7BC2" w14:paraId="11AC9F76" w14:textId="77777777" w:rsidTr="000D455F">
        <w:tc>
          <w:tcPr>
            <w:tcW w:w="1126" w:type="dxa"/>
            <w:tcBorders>
              <w:left w:val="single" w:sz="4" w:space="0" w:color="000000"/>
              <w:right w:val="single" w:sz="4" w:space="0" w:color="000000"/>
            </w:tcBorders>
          </w:tcPr>
          <w:p w14:paraId="771BA993" w14:textId="77777777" w:rsidR="00CC7BC2" w:rsidRDefault="00000000">
            <w:pPr>
              <w:pStyle w:val="a1"/>
              <w:widowControl w:val="0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="Calibri" w:hAnsi="Calibri" w:cstheme="minorHAnsi"/>
                <w:highlight w:val="yellow"/>
              </w:rPr>
              <w:t>1.3 draft‍</w:t>
            </w:r>
          </w:p>
        </w:tc>
        <w:tc>
          <w:tcPr>
            <w:tcW w:w="1987" w:type="dxa"/>
            <w:tcBorders>
              <w:left w:val="single" w:sz="4" w:space="0" w:color="000000"/>
              <w:right w:val="single" w:sz="4" w:space="0" w:color="000000"/>
            </w:tcBorders>
          </w:tcPr>
          <w:p w14:paraId="7B456B7A" w14:textId="77777777" w:rsidR="00CC7BC2" w:rsidRDefault="00000000">
            <w:pPr>
              <w:pStyle w:val="a1"/>
              <w:widowControl w:val="0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="Calibri" w:hAnsi="Calibri" w:cstheme="minorHAnsi"/>
                <w:highlight w:val="yellow"/>
              </w:rPr>
              <w:t>Thomas Christensen</w:t>
            </w:r>
          </w:p>
        </w:tc>
        <w:tc>
          <w:tcPr>
            <w:tcW w:w="4421" w:type="dxa"/>
            <w:tcBorders>
              <w:left w:val="single" w:sz="4" w:space="0" w:color="000000"/>
              <w:right w:val="single" w:sz="4" w:space="0" w:color="000000"/>
            </w:tcBorders>
          </w:tcPr>
          <w:p w14:paraId="313929EC" w14:textId="77777777" w:rsidR="00CC7BC2" w:rsidRDefault="00000000">
            <w:pPr>
              <w:pStyle w:val="a1"/>
              <w:widowControl w:val="0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="Calibri" w:hAnsi="Calibri" w:cstheme="minorHAnsi"/>
                <w:highlight w:val="yellow"/>
              </w:rPr>
              <w:t xml:space="preserve">Inserted changes from "other" </w:t>
            </w:r>
            <w:proofErr w:type="spellStart"/>
            <w:r>
              <w:rPr>
                <w:rFonts w:ascii="Calibri" w:hAnsi="Calibri" w:cstheme="minorHAnsi"/>
                <w:highlight w:val="yellow"/>
              </w:rPr>
              <w:t>verison</w:t>
            </w:r>
            <w:proofErr w:type="spellEnd"/>
            <w:r>
              <w:rPr>
                <w:rFonts w:ascii="Calibri" w:hAnsi="Calibri" w:cstheme="minorHAnsi"/>
                <w:highlight w:val="yellow"/>
              </w:rPr>
              <w:t xml:space="preserve"> 1.2. Problem with versioning.</w:t>
            </w:r>
          </w:p>
        </w:tc>
        <w:tc>
          <w:tcPr>
            <w:tcW w:w="1887" w:type="dxa"/>
            <w:tcBorders>
              <w:left w:val="single" w:sz="4" w:space="0" w:color="000000"/>
              <w:right w:val="single" w:sz="4" w:space="0" w:color="000000"/>
            </w:tcBorders>
          </w:tcPr>
          <w:p w14:paraId="790A0D49" w14:textId="77777777" w:rsidR="00CC7BC2" w:rsidRDefault="00CC7BC2">
            <w:pPr>
              <w:pStyle w:val="a1"/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A45C56" w14:paraId="062772D3" w14:textId="77777777" w:rsidTr="000D455F">
        <w:tc>
          <w:tcPr>
            <w:tcW w:w="11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6187" w14:textId="77777777" w:rsidR="00A45C56" w:rsidRDefault="00A45C56">
            <w:pPr>
              <w:pStyle w:val="a1"/>
              <w:widowControl w:val="0"/>
              <w:rPr>
                <w:rFonts w:ascii="Calibri" w:hAnsi="Calibri" w:cstheme="minorHAnsi"/>
                <w:highlight w:val="yellow"/>
              </w:rPr>
            </w:pPr>
          </w:p>
        </w:tc>
        <w:tc>
          <w:tcPr>
            <w:tcW w:w="1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85CE6" w14:textId="77777777" w:rsidR="00A45C56" w:rsidRDefault="00A45C56">
            <w:pPr>
              <w:pStyle w:val="a1"/>
              <w:widowControl w:val="0"/>
              <w:rPr>
                <w:rFonts w:ascii="Calibri" w:hAnsi="Calibri" w:cstheme="minorHAnsi"/>
                <w:highlight w:val="yellow"/>
              </w:rPr>
            </w:pPr>
          </w:p>
        </w:tc>
        <w:tc>
          <w:tcPr>
            <w:tcW w:w="44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0A9C3" w14:textId="77777777" w:rsidR="00A45C56" w:rsidRDefault="00A45C56">
            <w:pPr>
              <w:pStyle w:val="a1"/>
              <w:widowControl w:val="0"/>
              <w:rPr>
                <w:rFonts w:ascii="Calibri" w:hAnsi="Calibri" w:cstheme="minorHAnsi"/>
                <w:highlight w:val="yellow"/>
              </w:rPr>
            </w:pPr>
          </w:p>
        </w:tc>
        <w:tc>
          <w:tcPr>
            <w:tcW w:w="18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D7F40" w14:textId="77777777" w:rsidR="00A45C56" w:rsidRDefault="00A45C56">
            <w:pPr>
              <w:pStyle w:val="a1"/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A45C56" w14:paraId="095491C9" w14:textId="77777777" w:rsidTr="000D455F">
        <w:tc>
          <w:tcPr>
            <w:tcW w:w="11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7997" w14:textId="77777777" w:rsidR="007721DE" w:rsidRDefault="00A45C56">
            <w:pPr>
              <w:pStyle w:val="a1"/>
              <w:widowControl w:val="0"/>
              <w:rPr>
                <w:rFonts w:ascii="Calibri" w:hAnsi="Calibri" w:cstheme="minorHAnsi"/>
                <w:highlight w:val="yellow"/>
              </w:rPr>
            </w:pPr>
            <w:r>
              <w:rPr>
                <w:rFonts w:ascii="Calibri" w:hAnsi="Calibri" w:cstheme="minorHAnsi"/>
                <w:highlight w:val="yellow"/>
              </w:rPr>
              <w:t>1.</w:t>
            </w:r>
            <w:r w:rsidR="007721DE">
              <w:rPr>
                <w:rFonts w:ascii="Calibri" w:hAnsi="Calibri" w:cstheme="minorHAnsi"/>
                <w:highlight w:val="yellow"/>
              </w:rPr>
              <w:t>4</w:t>
            </w:r>
          </w:p>
          <w:p w14:paraId="5C16EDB0" w14:textId="0EFC77C5" w:rsidR="00A45C56" w:rsidRDefault="00A45C56">
            <w:pPr>
              <w:pStyle w:val="a1"/>
              <w:widowControl w:val="0"/>
              <w:rPr>
                <w:rFonts w:ascii="Calibri" w:hAnsi="Calibri" w:cstheme="minorHAnsi"/>
                <w:highlight w:val="yellow"/>
              </w:rPr>
            </w:pPr>
            <w:r>
              <w:rPr>
                <w:rFonts w:ascii="Calibri" w:hAnsi="Calibri" w:cstheme="minorHAnsi"/>
                <w:highlight w:val="yellow"/>
              </w:rPr>
              <w:t>draft</w:t>
            </w:r>
          </w:p>
        </w:tc>
        <w:tc>
          <w:tcPr>
            <w:tcW w:w="1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958D8" w14:textId="50F65E9B" w:rsidR="00A45C56" w:rsidRDefault="00A45C56">
            <w:pPr>
              <w:pStyle w:val="a1"/>
              <w:widowControl w:val="0"/>
              <w:rPr>
                <w:rFonts w:ascii="Calibri" w:hAnsi="Calibri" w:cstheme="minorHAnsi"/>
                <w:highlight w:val="yellow"/>
              </w:rPr>
            </w:pPr>
            <w:r>
              <w:rPr>
                <w:rFonts w:ascii="Calibri" w:hAnsi="Calibri" w:cstheme="minorHAnsi"/>
                <w:highlight w:val="yellow"/>
              </w:rPr>
              <w:t>Thomas Christensen, Jakob Svenningsen</w:t>
            </w:r>
          </w:p>
        </w:tc>
        <w:tc>
          <w:tcPr>
            <w:tcW w:w="44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2437D" w14:textId="6EBA902C" w:rsidR="00A45C56" w:rsidRDefault="00A45C56">
            <w:pPr>
              <w:pStyle w:val="a1"/>
              <w:widowControl w:val="0"/>
              <w:rPr>
                <w:rFonts w:ascii="Calibri" w:hAnsi="Calibri" w:cstheme="minorHAnsi"/>
                <w:highlight w:val="yellow"/>
              </w:rPr>
            </w:pPr>
            <w:r>
              <w:rPr>
                <w:rFonts w:ascii="Calibri" w:hAnsi="Calibri" w:cstheme="minorHAnsi"/>
                <w:highlight w:val="yellow"/>
              </w:rPr>
              <w:t>Editorial changes</w:t>
            </w:r>
            <w:r w:rsidR="00304A99">
              <w:rPr>
                <w:rFonts w:ascii="Calibri" w:hAnsi="Calibri" w:cstheme="minorHAnsi"/>
                <w:highlight w:val="yellow"/>
              </w:rPr>
              <w:t xml:space="preserve"> and minor clarifications</w:t>
            </w:r>
            <w:r w:rsidR="003F6D97">
              <w:rPr>
                <w:rFonts w:ascii="Calibri" w:hAnsi="Calibri" w:cstheme="minorHAnsi"/>
                <w:highlight w:val="yellow"/>
              </w:rPr>
              <w:t xml:space="preserve"> in the endorsement procedure.</w:t>
            </w:r>
          </w:p>
        </w:tc>
        <w:tc>
          <w:tcPr>
            <w:tcW w:w="18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3F758" w14:textId="77777777" w:rsidR="00A45C56" w:rsidRDefault="00A45C56">
            <w:pPr>
              <w:pStyle w:val="a1"/>
              <w:widowControl w:val="0"/>
              <w:rPr>
                <w:rFonts w:asciiTheme="minorHAnsi" w:hAnsiTheme="minorHAnsi" w:cstheme="minorHAnsi"/>
              </w:rPr>
            </w:pPr>
          </w:p>
        </w:tc>
      </w:tr>
    </w:tbl>
    <w:p w14:paraId="6A0BB91B" w14:textId="77777777" w:rsidR="00CC7BC2" w:rsidRDefault="00000000">
      <w:pPr>
        <w:pStyle w:val="af3"/>
        <w:rPr>
          <w:rFonts w:asciiTheme="minorHAnsi" w:hAnsiTheme="minorHAnsi" w:cstheme="minorHAnsi"/>
        </w:rPr>
      </w:pPr>
      <w:r>
        <w:rPr>
          <w:rFonts w:cstheme="minorHAnsi"/>
        </w:rPr>
        <w:t>Purpose</w:t>
      </w:r>
    </w:p>
    <w:p w14:paraId="5EC9286F" w14:textId="3121FEA9" w:rsidR="00CC7BC2" w:rsidRDefault="00000000">
      <w:pPr>
        <w:pStyle w:val="a1"/>
        <w:rPr>
          <w:rFonts w:asciiTheme="minorHAnsi" w:hAnsiTheme="minorHAnsi" w:cstheme="minorHAnsi"/>
          <w:sz w:val="24"/>
          <w:szCs w:val="24"/>
          <w:lang w:eastAsia="de-DE"/>
        </w:rPr>
      </w:pPr>
      <w:r>
        <w:rPr>
          <w:rFonts w:asciiTheme="minorHAnsi" w:hAnsiTheme="minorHAnsi" w:cstheme="minorHAnsi"/>
          <w:sz w:val="24"/>
          <w:szCs w:val="24"/>
          <w:lang w:eastAsia="de-DE"/>
        </w:rPr>
        <w:t xml:space="preserve">This document defines the mandatory process for endorsing MCP identity </w:t>
      </w:r>
      <w:r w:rsidR="00821755">
        <w:rPr>
          <w:rFonts w:asciiTheme="minorHAnsi" w:hAnsiTheme="minorHAnsi" w:cstheme="minorHAnsi"/>
          <w:sz w:val="24"/>
          <w:szCs w:val="24"/>
          <w:lang w:eastAsia="de-DE"/>
        </w:rPr>
        <w:t xml:space="preserve">service </w:t>
      </w:r>
      <w:r>
        <w:rPr>
          <w:rFonts w:asciiTheme="minorHAnsi" w:hAnsiTheme="minorHAnsi" w:cstheme="minorHAnsi"/>
          <w:sz w:val="24"/>
          <w:szCs w:val="24"/>
          <w:lang w:eastAsia="de-DE"/>
        </w:rPr>
        <w:t xml:space="preserve">providers. It establishes responsibilities, sequencing, and evaluation criteria to ensure that only </w:t>
      </w:r>
      <w:r w:rsidR="003F70B3">
        <w:rPr>
          <w:rFonts w:asciiTheme="minorHAnsi" w:hAnsiTheme="minorHAnsi" w:cstheme="minorHAnsi"/>
          <w:sz w:val="24"/>
          <w:szCs w:val="24"/>
          <w:lang w:eastAsia="de-DE"/>
        </w:rPr>
        <w:t xml:space="preserve">MCP </w:t>
      </w:r>
      <w:r>
        <w:rPr>
          <w:rFonts w:asciiTheme="minorHAnsi" w:hAnsiTheme="minorHAnsi" w:cstheme="minorHAnsi"/>
          <w:sz w:val="24"/>
          <w:szCs w:val="24"/>
          <w:lang w:eastAsia="de-DE"/>
        </w:rPr>
        <w:t>identity</w:t>
      </w:r>
      <w:r w:rsidR="003F70B3">
        <w:rPr>
          <w:rFonts w:asciiTheme="minorHAnsi" w:hAnsiTheme="minorHAnsi" w:cstheme="minorHAnsi"/>
          <w:sz w:val="24"/>
          <w:szCs w:val="24"/>
          <w:lang w:eastAsia="de-DE"/>
        </w:rPr>
        <w:t xml:space="preserve"> service</w:t>
      </w:r>
      <w:r>
        <w:rPr>
          <w:rFonts w:asciiTheme="minorHAnsi" w:hAnsiTheme="minorHAnsi" w:cstheme="minorHAnsi"/>
          <w:sz w:val="24"/>
          <w:szCs w:val="24"/>
          <w:lang w:eastAsia="de-DE"/>
        </w:rPr>
        <w:t xml:space="preserve"> providers adhering to MCP security, privacy and interoperability requirements are trusted.</w:t>
      </w:r>
    </w:p>
    <w:p w14:paraId="66210C2E" w14:textId="77777777" w:rsidR="00CC7BC2" w:rsidRDefault="00000000">
      <w:pPr>
        <w:pStyle w:val="1"/>
        <w:rPr>
          <w:rFonts w:asciiTheme="minorHAnsi" w:hAnsiTheme="minorHAnsi" w:cstheme="minorHAnsi"/>
        </w:rPr>
      </w:pPr>
      <w:r>
        <w:rPr>
          <w:rFonts w:cstheme="minorHAnsi"/>
        </w:rPr>
        <w:t>Roles and responsibilities</w:t>
      </w:r>
    </w:p>
    <w:tbl>
      <w:tblPr>
        <w:tblStyle w:val="4-5"/>
        <w:tblW w:w="9771" w:type="dxa"/>
        <w:tblLayout w:type="fixed"/>
        <w:tblLook w:val="04A0" w:firstRow="1" w:lastRow="0" w:firstColumn="1" w:lastColumn="0" w:noHBand="0" w:noVBand="1"/>
      </w:tblPr>
      <w:tblGrid>
        <w:gridCol w:w="1304"/>
        <w:gridCol w:w="8467"/>
      </w:tblGrid>
      <w:tr w:rsidR="00CC7BC2" w14:paraId="6796A61D" w14:textId="77777777" w:rsidTr="00CC7B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1CDD2318" w14:textId="77777777" w:rsidR="00CC7BC2" w:rsidRDefault="00000000">
            <w:pPr>
              <w:pStyle w:val="a1"/>
              <w:rPr>
                <w:rFonts w:asciiTheme="minorHAnsi" w:hAnsiTheme="minorHAnsi" w:cstheme="minorHAnsi"/>
                <w:sz w:val="24"/>
                <w:szCs w:val="24"/>
                <w:lang w:eastAsia="de-DE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eastAsia="de-DE"/>
              </w:rPr>
              <w:t>Role</w:t>
            </w:r>
          </w:p>
        </w:tc>
        <w:tc>
          <w:tcPr>
            <w:tcW w:w="846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6A981626" w14:textId="77777777" w:rsidR="00CC7BC2" w:rsidRDefault="00000000">
            <w:pPr>
              <w:pStyle w:val="a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eastAsia="de-DE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eastAsia="de-DE"/>
              </w:rPr>
              <w:t>Responsibilities</w:t>
            </w:r>
          </w:p>
        </w:tc>
      </w:tr>
      <w:tr w:rsidR="00CC7BC2" w14:paraId="0BECE0E1" w14:textId="77777777" w:rsidTr="00CC7B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14:paraId="196F9F79" w14:textId="77777777" w:rsidR="00CC7BC2" w:rsidRDefault="00000000">
            <w:pPr>
              <w:suppressAutoHyphens w:val="0"/>
              <w:overflowPunct w:val="0"/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lastRenderedPageBreak/>
              <w:t>Applicant</w:t>
            </w:r>
          </w:p>
        </w:tc>
        <w:tc>
          <w:tcPr>
            <w:tcW w:w="8466" w:type="dxa"/>
          </w:tcPr>
          <w:p w14:paraId="6A459EE0" w14:textId="77777777" w:rsidR="00CC7BC2" w:rsidRDefault="00000000">
            <w:pPr>
              <w:suppressAutoHyphens w:val="0"/>
              <w:overflowPunct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Submits complete application package and responds to information requests.</w:t>
            </w:r>
          </w:p>
        </w:tc>
      </w:tr>
      <w:tr w:rsidR="00CC7BC2" w14:paraId="4AE2C40D" w14:textId="77777777" w:rsidTr="00CC7B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14:paraId="197BC1A0" w14:textId="77777777" w:rsidR="00CC7BC2" w:rsidRDefault="00000000">
            <w:pPr>
              <w:suppressAutoHyphens w:val="0"/>
              <w:overflowPunct w:val="0"/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Secretariat</w:t>
            </w:r>
          </w:p>
        </w:tc>
        <w:tc>
          <w:tcPr>
            <w:tcW w:w="8466" w:type="dxa"/>
          </w:tcPr>
          <w:p w14:paraId="3BBFDF35" w14:textId="77777777" w:rsidR="00CC7BC2" w:rsidRDefault="00000000">
            <w:pPr>
              <w:suppressAutoHyphens w:val="0"/>
              <w:overflowPunct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Manages the workflow, performs completeness checks, conducts the detailed technical and operational assessment, issues MRN domain(s), maintains records and schedules renewals.</w:t>
            </w:r>
          </w:p>
        </w:tc>
      </w:tr>
      <w:tr w:rsidR="00CC7BC2" w14:paraId="417406F9" w14:textId="77777777" w:rsidTr="00CC7B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14:paraId="788811B8" w14:textId="77777777" w:rsidR="00CC7BC2" w:rsidRDefault="00000000">
            <w:pPr>
              <w:suppressAutoHyphens w:val="0"/>
              <w:overflowPunct w:val="0"/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Board</w:t>
            </w:r>
          </w:p>
        </w:tc>
        <w:tc>
          <w:tcPr>
            <w:tcW w:w="8466" w:type="dxa"/>
          </w:tcPr>
          <w:p w14:paraId="171CA85F" w14:textId="77777777" w:rsidR="00CC7BC2" w:rsidRDefault="00000000">
            <w:pPr>
              <w:suppressAutoHyphens w:val="0"/>
              <w:overflowPunct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Provides strategic oversight, nominates rapporteurs, reviews Secretariat’s report and decides on endorsement, conditional endorsement or rejection.</w:t>
            </w:r>
          </w:p>
        </w:tc>
      </w:tr>
      <w:tr w:rsidR="00CC7BC2" w14:paraId="0C546419" w14:textId="77777777" w:rsidTr="00CC7B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14:paraId="1B3C5CB8" w14:textId="77777777" w:rsidR="00CC7BC2" w:rsidRDefault="00000000">
            <w:pPr>
              <w:suppressAutoHyphens w:val="0"/>
              <w:overflowPunct w:val="0"/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Board Rapporteur</w:t>
            </w:r>
          </w:p>
        </w:tc>
        <w:tc>
          <w:tcPr>
            <w:tcW w:w="8466" w:type="dxa"/>
          </w:tcPr>
          <w:p w14:paraId="75BDC5A6" w14:textId="77777777" w:rsidR="00CC7BC2" w:rsidRDefault="00000000">
            <w:pPr>
              <w:suppressAutoHyphens w:val="0"/>
              <w:overflowPunct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One Board member assigned per application; perform high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noBreakHyphen/>
              <w:t>level review against strategic goals, independence and risk; coordinate questions to Secretariat.</w:t>
            </w:r>
          </w:p>
        </w:tc>
      </w:tr>
    </w:tbl>
    <w:p w14:paraId="1C90D10D" w14:textId="77777777" w:rsidR="00CC7BC2" w:rsidRDefault="00CC7BC2">
      <w:pPr>
        <w:pStyle w:val="a1"/>
        <w:rPr>
          <w:rFonts w:asciiTheme="minorHAnsi" w:hAnsiTheme="minorHAnsi" w:cstheme="minorHAnsi"/>
          <w:lang w:eastAsia="de-DE"/>
        </w:rPr>
      </w:pPr>
    </w:p>
    <w:p w14:paraId="7AB09B83" w14:textId="77777777" w:rsidR="00CC7BC2" w:rsidRDefault="00000000">
      <w:pPr>
        <w:pStyle w:val="1"/>
        <w:rPr>
          <w:rFonts w:asciiTheme="minorHAnsi" w:hAnsiTheme="minorHAnsi" w:cstheme="minorHAnsi"/>
        </w:rPr>
      </w:pPr>
      <w:r>
        <w:rPr>
          <w:rFonts w:cstheme="minorHAnsi"/>
        </w:rPr>
        <w:t>Procedure</w:t>
      </w:r>
    </w:p>
    <w:p w14:paraId="644AEED8" w14:textId="77777777" w:rsidR="00CC7BC2" w:rsidRDefault="00000000">
      <w:pPr>
        <w:pStyle w:val="a1"/>
        <w:spacing w:after="119"/>
        <w:jc w:val="left"/>
        <w:outlineLvl w:val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The process of endorsing MCP identity service providers consists of the following steps:</w:t>
      </w:r>
    </w:p>
    <w:tbl>
      <w:tblPr>
        <w:tblStyle w:val="4-5"/>
        <w:tblW w:w="9771" w:type="dxa"/>
        <w:tblLayout w:type="fixed"/>
        <w:tblLook w:val="04A0" w:firstRow="1" w:lastRow="0" w:firstColumn="1" w:lastColumn="0" w:noHBand="0" w:noVBand="1"/>
      </w:tblPr>
      <w:tblGrid>
        <w:gridCol w:w="663"/>
        <w:gridCol w:w="1369"/>
        <w:gridCol w:w="5633"/>
        <w:gridCol w:w="2106"/>
      </w:tblGrid>
      <w:tr w:rsidR="00CC7BC2" w14:paraId="20CA00BE" w14:textId="77777777" w:rsidTr="00CC7B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29B9B0DB" w14:textId="77777777" w:rsidR="00CC7BC2" w:rsidRDefault="00000000">
            <w:pPr>
              <w:suppressAutoHyphens w:val="0"/>
              <w:overflowPunct w:val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Step</w:t>
            </w:r>
          </w:p>
        </w:tc>
        <w:tc>
          <w:tcPr>
            <w:tcW w:w="136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3C299F9" w14:textId="77777777" w:rsidR="00CC7BC2" w:rsidRDefault="00000000">
            <w:pPr>
              <w:suppressAutoHyphens w:val="0"/>
              <w:overflowPunct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Actor</w:t>
            </w:r>
          </w:p>
        </w:tc>
        <w:tc>
          <w:tcPr>
            <w:tcW w:w="56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6B99CC2E" w14:textId="77777777" w:rsidR="00CC7BC2" w:rsidRDefault="00000000">
            <w:pPr>
              <w:suppressAutoHyphens w:val="0"/>
              <w:overflowPunct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Action</w:t>
            </w:r>
          </w:p>
        </w:tc>
        <w:tc>
          <w:tcPr>
            <w:tcW w:w="210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063B020B" w14:textId="77777777" w:rsidR="00CC7BC2" w:rsidRDefault="00000000">
            <w:pPr>
              <w:suppressAutoHyphens w:val="0"/>
              <w:overflowPunct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Output / Decision</w:t>
            </w:r>
          </w:p>
        </w:tc>
      </w:tr>
      <w:tr w:rsidR="00CC7BC2" w14:paraId="61D82D7F" w14:textId="77777777" w:rsidTr="00CC7B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3" w:type="dxa"/>
          </w:tcPr>
          <w:p w14:paraId="008B3AF7" w14:textId="77777777" w:rsidR="00CC7BC2" w:rsidRDefault="00000000">
            <w:pPr>
              <w:suppressAutoHyphens w:val="0"/>
              <w:overflowPunct w:val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0</w:t>
            </w:r>
          </w:p>
        </w:tc>
        <w:tc>
          <w:tcPr>
            <w:tcW w:w="1369" w:type="dxa"/>
          </w:tcPr>
          <w:p w14:paraId="7861C335" w14:textId="77777777" w:rsidR="00CC7BC2" w:rsidRDefault="00000000">
            <w:pPr>
              <w:suppressAutoHyphens w:val="0"/>
              <w:overflowPunc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Secretariat</w:t>
            </w:r>
          </w:p>
        </w:tc>
        <w:tc>
          <w:tcPr>
            <w:tcW w:w="5632" w:type="dxa"/>
          </w:tcPr>
          <w:p w14:paraId="598AD246" w14:textId="77777777" w:rsidR="00CC7BC2" w:rsidRDefault="00000000">
            <w:pPr>
              <w:suppressAutoHyphens w:val="0"/>
              <w:overflowPunc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Optional pre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noBreakHyphen/>
              <w:t>application meeting to explain requirements.</w:t>
            </w:r>
          </w:p>
        </w:tc>
        <w:tc>
          <w:tcPr>
            <w:tcW w:w="2106" w:type="dxa"/>
          </w:tcPr>
          <w:p w14:paraId="3DB19CC6" w14:textId="77777777" w:rsidR="00CC7BC2" w:rsidRDefault="00000000">
            <w:pPr>
              <w:suppressAutoHyphens w:val="0"/>
              <w:overflowPunc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–</w:t>
            </w:r>
          </w:p>
        </w:tc>
      </w:tr>
      <w:tr w:rsidR="00CC7BC2" w14:paraId="712FCEB7" w14:textId="77777777" w:rsidTr="00CC7B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3" w:type="dxa"/>
          </w:tcPr>
          <w:p w14:paraId="3D564B9C" w14:textId="77777777" w:rsidR="00CC7BC2" w:rsidRDefault="00000000">
            <w:pPr>
              <w:suppressAutoHyphens w:val="0"/>
              <w:overflowPunct w:val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1</w:t>
            </w:r>
          </w:p>
        </w:tc>
        <w:tc>
          <w:tcPr>
            <w:tcW w:w="1369" w:type="dxa"/>
          </w:tcPr>
          <w:p w14:paraId="329F7DC8" w14:textId="77777777" w:rsidR="00CC7BC2" w:rsidRDefault="00000000">
            <w:pPr>
              <w:suppressAutoHyphens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Applicant → Secretariat</w:t>
            </w:r>
          </w:p>
        </w:tc>
        <w:tc>
          <w:tcPr>
            <w:tcW w:w="5632" w:type="dxa"/>
          </w:tcPr>
          <w:p w14:paraId="2BA940E4" w14:textId="0E300090" w:rsidR="00CC7BC2" w:rsidRDefault="00000000">
            <w:pPr>
              <w:suppressAutoHyphens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 xml:space="preserve">Submit application form plus artefacts listed in </w:t>
            </w:r>
            <w:r w:rsidR="00DC5930"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Annex A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.</w:t>
            </w:r>
          </w:p>
        </w:tc>
        <w:tc>
          <w:tcPr>
            <w:tcW w:w="2106" w:type="dxa"/>
          </w:tcPr>
          <w:p w14:paraId="172B3F80" w14:textId="77777777" w:rsidR="00CC7BC2" w:rsidRDefault="00000000">
            <w:pPr>
              <w:suppressAutoHyphens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Application package</w:t>
            </w:r>
          </w:p>
        </w:tc>
      </w:tr>
      <w:tr w:rsidR="00CC7BC2" w14:paraId="5B16E249" w14:textId="77777777" w:rsidTr="00CC7B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3" w:type="dxa"/>
          </w:tcPr>
          <w:p w14:paraId="521A2BAE" w14:textId="77777777" w:rsidR="00CC7BC2" w:rsidRDefault="00000000">
            <w:pPr>
              <w:suppressAutoHyphens w:val="0"/>
              <w:overflowPunct w:val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2</w:t>
            </w:r>
          </w:p>
        </w:tc>
        <w:tc>
          <w:tcPr>
            <w:tcW w:w="1369" w:type="dxa"/>
          </w:tcPr>
          <w:p w14:paraId="510A8CF3" w14:textId="77777777" w:rsidR="00CC7BC2" w:rsidRDefault="00000000">
            <w:pPr>
              <w:suppressAutoHyphens w:val="0"/>
              <w:overflowPunc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Secretariat</w:t>
            </w:r>
          </w:p>
        </w:tc>
        <w:tc>
          <w:tcPr>
            <w:tcW w:w="5632" w:type="dxa"/>
          </w:tcPr>
          <w:p w14:paraId="1CCE1ED8" w14:textId="77777777" w:rsidR="00CC7BC2" w:rsidRDefault="00000000">
            <w:pPr>
              <w:suppressAutoHyphens w:val="0"/>
              <w:overflowPunc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Completeness check within 5 working days.</w:t>
            </w:r>
          </w:p>
        </w:tc>
        <w:tc>
          <w:tcPr>
            <w:tcW w:w="2106" w:type="dxa"/>
          </w:tcPr>
          <w:p w14:paraId="2A8212C5" w14:textId="6C40B683" w:rsidR="00CC7BC2" w:rsidRDefault="009930FB">
            <w:pPr>
              <w:suppressAutoHyphens w:val="0"/>
              <w:overflowPunc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 xml:space="preserve">Application package </w:t>
            </w:r>
            <w:r w:rsidR="00000000"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accepted/rejected (incomplete)</w:t>
            </w:r>
          </w:p>
        </w:tc>
      </w:tr>
      <w:tr w:rsidR="00CC7BC2" w14:paraId="33B7962D" w14:textId="77777777" w:rsidTr="00CC7B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3" w:type="dxa"/>
          </w:tcPr>
          <w:p w14:paraId="17F3F8BE" w14:textId="77777777" w:rsidR="00CC7BC2" w:rsidRDefault="00000000">
            <w:pPr>
              <w:suppressAutoHyphens w:val="0"/>
              <w:overflowPunct w:val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3</w:t>
            </w:r>
          </w:p>
        </w:tc>
        <w:tc>
          <w:tcPr>
            <w:tcW w:w="1369" w:type="dxa"/>
          </w:tcPr>
          <w:p w14:paraId="059A4BEC" w14:textId="77777777" w:rsidR="00CC7BC2" w:rsidRDefault="00000000">
            <w:pPr>
              <w:suppressAutoHyphens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Secretariat → Board Chair</w:t>
            </w:r>
          </w:p>
        </w:tc>
        <w:tc>
          <w:tcPr>
            <w:tcW w:w="5632" w:type="dxa"/>
          </w:tcPr>
          <w:p w14:paraId="0B5F475F" w14:textId="61F89690" w:rsidR="00CC7BC2" w:rsidRDefault="00000000">
            <w:pPr>
              <w:suppressAutoHyphens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 xml:space="preserve">Forward </w:t>
            </w:r>
            <w:r w:rsidR="00E510A9"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 xml:space="preserve">application 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package and request nomination of one rapporteur.</w:t>
            </w:r>
          </w:p>
        </w:tc>
        <w:tc>
          <w:tcPr>
            <w:tcW w:w="2106" w:type="dxa"/>
          </w:tcPr>
          <w:p w14:paraId="6141C88C" w14:textId="77777777" w:rsidR="00CC7BC2" w:rsidRDefault="00000000">
            <w:pPr>
              <w:suppressAutoHyphens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–</w:t>
            </w:r>
          </w:p>
        </w:tc>
      </w:tr>
      <w:tr w:rsidR="00CC7BC2" w14:paraId="5A48B6E8" w14:textId="77777777" w:rsidTr="00CC7B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3" w:type="dxa"/>
          </w:tcPr>
          <w:p w14:paraId="250904BB" w14:textId="77777777" w:rsidR="00CC7BC2" w:rsidRDefault="00000000">
            <w:pPr>
              <w:suppressAutoHyphens w:val="0"/>
              <w:overflowPunct w:val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4</w:t>
            </w:r>
          </w:p>
        </w:tc>
        <w:tc>
          <w:tcPr>
            <w:tcW w:w="1369" w:type="dxa"/>
          </w:tcPr>
          <w:p w14:paraId="66073F3E" w14:textId="77777777" w:rsidR="00CC7BC2" w:rsidRDefault="00000000">
            <w:pPr>
              <w:suppressAutoHyphens w:val="0"/>
              <w:overflowPunc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Board Chair</w:t>
            </w:r>
          </w:p>
        </w:tc>
        <w:tc>
          <w:tcPr>
            <w:tcW w:w="5632" w:type="dxa"/>
          </w:tcPr>
          <w:p w14:paraId="3F12080A" w14:textId="77777777" w:rsidR="00CC7BC2" w:rsidRDefault="00000000">
            <w:pPr>
              <w:suppressAutoHyphens w:val="0"/>
              <w:overflowPunc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Appoint rapporteur within 3 working days.</w:t>
            </w:r>
          </w:p>
        </w:tc>
        <w:tc>
          <w:tcPr>
            <w:tcW w:w="2106" w:type="dxa"/>
          </w:tcPr>
          <w:p w14:paraId="31CB2B4B" w14:textId="77777777" w:rsidR="00CC7BC2" w:rsidRDefault="00000000">
            <w:pPr>
              <w:suppressAutoHyphens w:val="0"/>
              <w:overflowPunc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Rapporteur confirmed</w:t>
            </w:r>
          </w:p>
        </w:tc>
      </w:tr>
      <w:tr w:rsidR="00CC7BC2" w14:paraId="4DC06F36" w14:textId="77777777" w:rsidTr="00CC7B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3" w:type="dxa"/>
          </w:tcPr>
          <w:p w14:paraId="329DDA3E" w14:textId="77777777" w:rsidR="00CC7BC2" w:rsidRDefault="00000000">
            <w:pPr>
              <w:suppressAutoHyphens w:val="0"/>
              <w:overflowPunct w:val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5</w:t>
            </w:r>
          </w:p>
        </w:tc>
        <w:tc>
          <w:tcPr>
            <w:tcW w:w="1369" w:type="dxa"/>
          </w:tcPr>
          <w:p w14:paraId="6CCA4EF1" w14:textId="77777777" w:rsidR="00CC7BC2" w:rsidRDefault="00000000">
            <w:pPr>
              <w:suppressAutoHyphens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Rapporteur</w:t>
            </w:r>
          </w:p>
        </w:tc>
        <w:tc>
          <w:tcPr>
            <w:tcW w:w="5632" w:type="dxa"/>
          </w:tcPr>
          <w:p w14:paraId="28436C43" w14:textId="53D8D716" w:rsidR="00CC7BC2" w:rsidRDefault="00000000">
            <w:pPr>
              <w:suppressAutoHyphens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Strategic &amp; governance review using Board Checklist (</w:t>
            </w:r>
            <w:r w:rsidR="00BF0878"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Annex B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). May request clarifications via Secretariat.</w:t>
            </w:r>
          </w:p>
        </w:tc>
        <w:tc>
          <w:tcPr>
            <w:tcW w:w="2106" w:type="dxa"/>
          </w:tcPr>
          <w:p w14:paraId="3D9D11CB" w14:textId="77777777" w:rsidR="00CC7BC2" w:rsidRDefault="00000000">
            <w:pPr>
              <w:suppressAutoHyphens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 xml:space="preserve">Preliminary recommendation </w:t>
            </w:r>
          </w:p>
        </w:tc>
      </w:tr>
      <w:tr w:rsidR="00CC7BC2" w14:paraId="6AA67CBC" w14:textId="77777777" w:rsidTr="00CC7B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3" w:type="dxa"/>
          </w:tcPr>
          <w:p w14:paraId="6A775BFB" w14:textId="77777777" w:rsidR="00CC7BC2" w:rsidRDefault="00000000">
            <w:pPr>
              <w:suppressAutoHyphens w:val="0"/>
              <w:overflowPunct w:val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6</w:t>
            </w:r>
          </w:p>
        </w:tc>
        <w:tc>
          <w:tcPr>
            <w:tcW w:w="1369" w:type="dxa"/>
          </w:tcPr>
          <w:p w14:paraId="0010A592" w14:textId="77777777" w:rsidR="00CC7BC2" w:rsidRDefault="00000000">
            <w:pPr>
              <w:suppressAutoHyphens w:val="0"/>
              <w:overflowPunc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Secretariat</w:t>
            </w:r>
          </w:p>
        </w:tc>
        <w:tc>
          <w:tcPr>
            <w:tcW w:w="5632" w:type="dxa"/>
          </w:tcPr>
          <w:p w14:paraId="19AC8F68" w14:textId="3DA9B7F9" w:rsidR="00CC7BC2" w:rsidRDefault="00000000">
            <w:pPr>
              <w:suppressAutoHyphens w:val="0"/>
              <w:overflowPunc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Technical &amp; operational assessment (</w:t>
            </w:r>
            <w:r w:rsidR="00BE0216"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Annex C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). Produce detailed report and compliance matrix.</w:t>
            </w:r>
          </w:p>
        </w:tc>
        <w:tc>
          <w:tcPr>
            <w:tcW w:w="2106" w:type="dxa"/>
          </w:tcPr>
          <w:p w14:paraId="0C06598F" w14:textId="77777777" w:rsidR="00CC7BC2" w:rsidRDefault="00000000">
            <w:pPr>
              <w:suppressAutoHyphens w:val="0"/>
              <w:overflowPunc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Assessment report</w:t>
            </w:r>
          </w:p>
        </w:tc>
      </w:tr>
      <w:tr w:rsidR="00CC7BC2" w14:paraId="765A14BB" w14:textId="77777777" w:rsidTr="00CC7B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3" w:type="dxa"/>
          </w:tcPr>
          <w:p w14:paraId="100C3261" w14:textId="77777777" w:rsidR="00CC7BC2" w:rsidRDefault="00000000">
            <w:pPr>
              <w:suppressAutoHyphens w:val="0"/>
              <w:overflowPunct w:val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lastRenderedPageBreak/>
              <w:t>7</w:t>
            </w:r>
          </w:p>
        </w:tc>
        <w:tc>
          <w:tcPr>
            <w:tcW w:w="1369" w:type="dxa"/>
          </w:tcPr>
          <w:p w14:paraId="3EF55ABA" w14:textId="77777777" w:rsidR="00CC7BC2" w:rsidRDefault="00000000">
            <w:pPr>
              <w:suppressAutoHyphens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Secretariat → Board</w:t>
            </w:r>
          </w:p>
        </w:tc>
        <w:tc>
          <w:tcPr>
            <w:tcW w:w="5632" w:type="dxa"/>
          </w:tcPr>
          <w:p w14:paraId="65A660D8" w14:textId="77777777" w:rsidR="00CC7BC2" w:rsidRDefault="00000000">
            <w:pPr>
              <w:suppressAutoHyphens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Circulate assessment report and all artefacts at least 14 days before the decision meeting.</w:t>
            </w:r>
          </w:p>
        </w:tc>
        <w:tc>
          <w:tcPr>
            <w:tcW w:w="2106" w:type="dxa"/>
          </w:tcPr>
          <w:p w14:paraId="3ADE1F0D" w14:textId="77777777" w:rsidR="00CC7BC2" w:rsidRDefault="00000000">
            <w:pPr>
              <w:suppressAutoHyphens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–</w:t>
            </w:r>
          </w:p>
        </w:tc>
      </w:tr>
      <w:tr w:rsidR="00CC7BC2" w14:paraId="2B2CDFF5" w14:textId="77777777" w:rsidTr="00CC7B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3" w:type="dxa"/>
          </w:tcPr>
          <w:p w14:paraId="78DA300F" w14:textId="77777777" w:rsidR="00CC7BC2" w:rsidRDefault="00000000">
            <w:pPr>
              <w:suppressAutoHyphens w:val="0"/>
              <w:overflowPunct w:val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8</w:t>
            </w:r>
          </w:p>
        </w:tc>
        <w:tc>
          <w:tcPr>
            <w:tcW w:w="1369" w:type="dxa"/>
          </w:tcPr>
          <w:p w14:paraId="65729F77" w14:textId="77777777" w:rsidR="00CC7BC2" w:rsidRDefault="00000000">
            <w:pPr>
              <w:suppressAutoHyphens w:val="0"/>
              <w:overflowPunc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Board</w:t>
            </w:r>
          </w:p>
        </w:tc>
        <w:tc>
          <w:tcPr>
            <w:tcW w:w="5632" w:type="dxa"/>
          </w:tcPr>
          <w:p w14:paraId="795C8759" w14:textId="5357F6CF" w:rsidR="00CC7BC2" w:rsidRPr="00574D27" w:rsidRDefault="00574D27">
            <w:pPr>
              <w:suppressAutoHyphens w:val="0"/>
              <w:overflowPunc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 w:rsidRPr="000D455F">
              <w:rPr>
                <w:rStyle w:val="normaltextrun"/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  <w:t>Rapporteur presents their preliminary recommendation and outcome of the assessment (step 6).</w:t>
            </w:r>
            <w:r w:rsidR="00816AF2">
              <w:rPr>
                <w:rStyle w:val="normaltextrun"/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74D27"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 xml:space="preserve">Discuss and vote. Decision requires simple majority. Possible outcomes: </w:t>
            </w:r>
            <w:r w:rsidRPr="00574D27">
              <w:rPr>
                <w:rFonts w:asciiTheme="minorHAnsi" w:eastAsia="Times New Roman" w:hAnsiTheme="minorHAnsi" w:cstheme="minorHAnsi"/>
                <w:i/>
                <w:iCs/>
                <w:sz w:val="24"/>
                <w:szCs w:val="24"/>
                <w:lang w:val="en-AU" w:eastAsia="en-AU"/>
              </w:rPr>
              <w:t>Approve</w:t>
            </w:r>
            <w:r w:rsidRPr="00574D27"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 xml:space="preserve">, </w:t>
            </w:r>
            <w:r w:rsidRPr="00574D27">
              <w:rPr>
                <w:rFonts w:asciiTheme="minorHAnsi" w:eastAsia="Times New Roman" w:hAnsiTheme="minorHAnsi" w:cstheme="minorHAnsi"/>
                <w:i/>
                <w:iCs/>
                <w:sz w:val="24"/>
                <w:szCs w:val="24"/>
                <w:lang w:val="en-AU" w:eastAsia="en-AU"/>
              </w:rPr>
              <w:t>Reject</w:t>
            </w:r>
            <w:r w:rsidRPr="00574D27"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.</w:t>
            </w:r>
          </w:p>
        </w:tc>
        <w:tc>
          <w:tcPr>
            <w:tcW w:w="2106" w:type="dxa"/>
          </w:tcPr>
          <w:p w14:paraId="6DC1497B" w14:textId="77777777" w:rsidR="00CC7BC2" w:rsidRDefault="00000000">
            <w:pPr>
              <w:suppressAutoHyphens w:val="0"/>
              <w:overflowPunc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Board resolution</w:t>
            </w:r>
          </w:p>
        </w:tc>
      </w:tr>
      <w:tr w:rsidR="00CC7BC2" w14:paraId="0CBDC46B" w14:textId="77777777" w:rsidTr="00CC7B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3" w:type="dxa"/>
          </w:tcPr>
          <w:p w14:paraId="73987F9C" w14:textId="77777777" w:rsidR="00CC7BC2" w:rsidRDefault="00000000">
            <w:pPr>
              <w:suppressAutoHyphens w:val="0"/>
              <w:overflowPunct w:val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9</w:t>
            </w:r>
          </w:p>
        </w:tc>
        <w:tc>
          <w:tcPr>
            <w:tcW w:w="1369" w:type="dxa"/>
          </w:tcPr>
          <w:p w14:paraId="3C647A0F" w14:textId="77777777" w:rsidR="00CC7BC2" w:rsidRDefault="00000000">
            <w:pPr>
              <w:suppressAutoHyphens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Secretariat</w:t>
            </w:r>
          </w:p>
        </w:tc>
        <w:tc>
          <w:tcPr>
            <w:tcW w:w="5632" w:type="dxa"/>
          </w:tcPr>
          <w:p w14:paraId="75AB6AFC" w14:textId="010E58AB" w:rsidR="00CC7BC2" w:rsidRDefault="00000000">
            <w:pPr>
              <w:suppressAutoHyphens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Notify applicant of decision within 3 working days.</w:t>
            </w:r>
          </w:p>
        </w:tc>
        <w:tc>
          <w:tcPr>
            <w:tcW w:w="2106" w:type="dxa"/>
          </w:tcPr>
          <w:p w14:paraId="4C344812" w14:textId="77777777" w:rsidR="00CC7BC2" w:rsidRDefault="00000000">
            <w:pPr>
              <w:suppressAutoHyphens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Notification letter</w:t>
            </w:r>
          </w:p>
        </w:tc>
      </w:tr>
      <w:tr w:rsidR="00CC7BC2" w14:paraId="39DD1CC9" w14:textId="77777777" w:rsidTr="00CC7B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3" w:type="dxa"/>
          </w:tcPr>
          <w:p w14:paraId="6724E33B" w14:textId="77777777" w:rsidR="00CC7BC2" w:rsidRDefault="00000000">
            <w:pPr>
              <w:suppressAutoHyphens w:val="0"/>
              <w:overflowPunct w:val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10</w:t>
            </w:r>
          </w:p>
        </w:tc>
        <w:tc>
          <w:tcPr>
            <w:tcW w:w="1369" w:type="dxa"/>
          </w:tcPr>
          <w:p w14:paraId="0D2E4EA4" w14:textId="77777777" w:rsidR="00CC7BC2" w:rsidRDefault="00000000">
            <w:pPr>
              <w:suppressAutoHyphens w:val="0"/>
              <w:overflowPunc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Secretariat</w:t>
            </w:r>
          </w:p>
        </w:tc>
        <w:tc>
          <w:tcPr>
            <w:tcW w:w="5632" w:type="dxa"/>
          </w:tcPr>
          <w:p w14:paraId="448B94E3" w14:textId="77777777" w:rsidR="00CC7BC2" w:rsidRDefault="00000000">
            <w:pPr>
              <w:suppressAutoHyphens w:val="0"/>
              <w:overflowPunc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 xml:space="preserve">If approved, </w:t>
            </w:r>
            <w:r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n-AU" w:eastAsia="en-AU"/>
              </w:rPr>
              <w:t>issue MRN domain(s)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, publish root certificate in trusted list, update website and repository.</w:t>
            </w:r>
          </w:p>
        </w:tc>
        <w:tc>
          <w:tcPr>
            <w:tcW w:w="2106" w:type="dxa"/>
          </w:tcPr>
          <w:p w14:paraId="39DBA1DB" w14:textId="77777777" w:rsidR="00CC7BC2" w:rsidRDefault="00000000">
            <w:pPr>
              <w:suppressAutoHyphens w:val="0"/>
              <w:overflowPunc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Publication completed</w:t>
            </w:r>
          </w:p>
        </w:tc>
      </w:tr>
      <w:tr w:rsidR="00CC7BC2" w14:paraId="5E2EC0EF" w14:textId="77777777" w:rsidTr="00CC7B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3" w:type="dxa"/>
          </w:tcPr>
          <w:p w14:paraId="72A616C5" w14:textId="77777777" w:rsidR="00CC7BC2" w:rsidRDefault="00000000">
            <w:pPr>
              <w:suppressAutoHyphens w:val="0"/>
              <w:overflowPunct w:val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11</w:t>
            </w:r>
          </w:p>
        </w:tc>
        <w:tc>
          <w:tcPr>
            <w:tcW w:w="1369" w:type="dxa"/>
          </w:tcPr>
          <w:p w14:paraId="68C475E8" w14:textId="77777777" w:rsidR="00CC7BC2" w:rsidRDefault="00000000">
            <w:pPr>
              <w:suppressAutoHyphens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Secretariat</w:t>
            </w:r>
          </w:p>
        </w:tc>
        <w:tc>
          <w:tcPr>
            <w:tcW w:w="5632" w:type="dxa"/>
          </w:tcPr>
          <w:p w14:paraId="53EC262A" w14:textId="77777777" w:rsidR="00CC7BC2" w:rsidRDefault="00000000">
            <w:pPr>
              <w:suppressAutoHyphens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Archive dossier and set renewal reminder (12 months minus 30 days).</w:t>
            </w:r>
          </w:p>
        </w:tc>
        <w:tc>
          <w:tcPr>
            <w:tcW w:w="2106" w:type="dxa"/>
          </w:tcPr>
          <w:p w14:paraId="2580EDC7" w14:textId="77777777" w:rsidR="00CC7BC2" w:rsidRDefault="00000000">
            <w:pPr>
              <w:suppressAutoHyphens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AU" w:eastAsia="en-AU"/>
              </w:rPr>
              <w:t>Renewal task scheduled</w:t>
            </w:r>
          </w:p>
        </w:tc>
      </w:tr>
    </w:tbl>
    <w:p w14:paraId="42AC8244" w14:textId="77777777" w:rsidR="00CC7BC2" w:rsidRDefault="00CC7BC2">
      <w:pPr>
        <w:pStyle w:val="a1"/>
        <w:rPr>
          <w:lang w:eastAsia="de-DE"/>
        </w:rPr>
      </w:pPr>
    </w:p>
    <w:p w14:paraId="6F0E44B1" w14:textId="77777777" w:rsidR="00CC7BC2" w:rsidRDefault="00000000">
      <w:pPr>
        <w:pStyle w:val="1"/>
        <w:rPr>
          <w:rFonts w:asciiTheme="minorHAnsi" w:hAnsiTheme="minorHAnsi" w:cstheme="minorHAnsi"/>
        </w:rPr>
      </w:pPr>
      <w:r>
        <w:rPr>
          <w:rFonts w:cstheme="minorHAnsi"/>
        </w:rPr>
        <w:t>Recurrence And Changes after Endorsement</w:t>
      </w:r>
    </w:p>
    <w:p w14:paraId="116E19EA" w14:textId="1DF9D865" w:rsidR="00CC7BC2" w:rsidRDefault="00000000">
      <w:pPr>
        <w:pStyle w:val="a1"/>
        <w:spacing w:after="119"/>
        <w:outlineLvl w:val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Endorsement of an MCP identity service provider remains valid for a period of 12 months from the date of Board approval. To maintain continuity, the Secretariat </w:t>
      </w:r>
      <w:r w:rsidR="00DC51D9">
        <w:rPr>
          <w:rFonts w:asciiTheme="minorHAnsi" w:hAnsiTheme="minorHAnsi" w:cstheme="minorHAnsi"/>
          <w:sz w:val="24"/>
          <w:szCs w:val="24"/>
        </w:rPr>
        <w:t>must</w:t>
      </w:r>
      <w:r w:rsidR="003A5131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initiate a renewal review prior to expiry. This review consists of repeating the technical and operational assessment outlined in Appendix C.</w:t>
      </w:r>
    </w:p>
    <w:p w14:paraId="47E4D0CB" w14:textId="77777777" w:rsidR="00CC7BC2" w:rsidRDefault="00000000">
      <w:pPr>
        <w:pStyle w:val="a1"/>
        <w:spacing w:after="119"/>
        <w:outlineLvl w:val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If the reassessment identifies no material deviations or concerns, the endorsement is automatically renewed for another 12</w:t>
      </w:r>
      <w:r>
        <w:rPr>
          <w:rFonts w:ascii="Cambria Math" w:hAnsi="Cambria Math" w:cs="Cambria Math"/>
          <w:sz w:val="24"/>
          <w:szCs w:val="24"/>
        </w:rPr>
        <w:noBreakHyphen/>
      </w:r>
      <w:r>
        <w:rPr>
          <w:rFonts w:asciiTheme="minorHAnsi" w:hAnsiTheme="minorHAnsi" w:cstheme="minorHAnsi"/>
          <w:sz w:val="24"/>
          <w:szCs w:val="24"/>
        </w:rPr>
        <w:t>month term without requiring additional Board action.</w:t>
      </w:r>
    </w:p>
    <w:p w14:paraId="302ACAB9" w14:textId="77777777" w:rsidR="00CC7BC2" w:rsidRDefault="00000000">
      <w:pPr>
        <w:pStyle w:val="a1"/>
        <w:spacing w:after="119"/>
        <w:outlineLvl w:val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However, if the Secretariat identifies any material deviation from the original approval criteria, including procedural changes, technical non</w:t>
      </w:r>
      <w:r>
        <w:rPr>
          <w:rFonts w:ascii="Cambria Math" w:hAnsi="Cambria Math" w:cs="Cambria Math"/>
          <w:sz w:val="24"/>
          <w:szCs w:val="24"/>
        </w:rPr>
        <w:noBreakHyphen/>
      </w:r>
      <w:r>
        <w:rPr>
          <w:rFonts w:asciiTheme="minorHAnsi" w:hAnsiTheme="minorHAnsi" w:cstheme="minorHAnsi"/>
          <w:sz w:val="24"/>
          <w:szCs w:val="24"/>
        </w:rPr>
        <w:t>compliance, or security concerns, a report will be escalated to the Board. The Board must then decide whether to suspend, revoke, or grant a waiver for continued endorsement.</w:t>
      </w:r>
    </w:p>
    <w:p w14:paraId="74AFDFEA" w14:textId="77777777" w:rsidR="00CC7BC2" w:rsidRDefault="00000000">
      <w:pPr>
        <w:pStyle w:val="a1"/>
        <w:spacing w:after="119"/>
        <w:outlineLvl w:val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 the event of suspension or revocation, the change in status will be published immediately to ensure transparency and the integrity of trust.</w:t>
      </w:r>
    </w:p>
    <w:p w14:paraId="1A2E0381" w14:textId="6BF74B09" w:rsidR="00CC7BC2" w:rsidDel="000D455F" w:rsidRDefault="00000000">
      <w:pPr>
        <w:pStyle w:val="a1"/>
        <w:spacing w:after="119"/>
        <w:outlineLvl w:val="0"/>
        <w:rPr>
          <w:del w:id="0" w:author="KMC" w:date="2026-03-12T16:10:00Z" w16du:dateUtc="2026-03-12T07:10:00Z"/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Additionally, a re</w:t>
      </w:r>
      <w:r>
        <w:rPr>
          <w:rFonts w:ascii="Cambria Math" w:hAnsi="Cambria Math" w:cs="Cambria Math"/>
          <w:sz w:val="24"/>
          <w:szCs w:val="24"/>
        </w:rPr>
        <w:noBreakHyphen/>
      </w:r>
      <w:r>
        <w:rPr>
          <w:rFonts w:asciiTheme="minorHAnsi" w:hAnsiTheme="minorHAnsi" w:cstheme="minorHAnsi"/>
          <w:sz w:val="24"/>
          <w:szCs w:val="24"/>
        </w:rPr>
        <w:t>assessment of any endorsed MCP identity service provider may be triggered at any time if</w:t>
      </w:r>
      <w:r w:rsidR="00EC7F80">
        <w:rPr>
          <w:rFonts w:asciiTheme="minorHAnsi" w:hAnsiTheme="minorHAnsi" w:cstheme="minorHAnsi"/>
          <w:sz w:val="24"/>
          <w:szCs w:val="24"/>
        </w:rPr>
        <w:t xml:space="preserve"> the board decides on such action</w:t>
      </w:r>
      <w:r>
        <w:rPr>
          <w:rFonts w:asciiTheme="minorHAnsi" w:hAnsiTheme="minorHAnsi" w:cstheme="minorHAnsi"/>
          <w:sz w:val="24"/>
          <w:szCs w:val="24"/>
        </w:rPr>
        <w:t xml:space="preserve">. In that case, the procedures outlined in this document apply accordingly. MCP identity service providers must also notify the Secretariat of any significant changes, such as updates to their CP/CPS or key rollover. The Secretariat will conduct an impact assessment and escalate the matter to the Board if </w:t>
      </w:r>
      <w:proofErr w:type="spellStart"/>
      <w:r>
        <w:rPr>
          <w:rFonts w:asciiTheme="minorHAnsi" w:hAnsiTheme="minorHAnsi" w:cstheme="minorHAnsi"/>
          <w:sz w:val="24"/>
          <w:szCs w:val="24"/>
        </w:rPr>
        <w:t>necessary.</w:t>
      </w:r>
    </w:p>
    <w:p w14:paraId="72492A20" w14:textId="03764831" w:rsidR="00CC7BC2" w:rsidDel="000D455F" w:rsidRDefault="00000000" w:rsidP="000D455F">
      <w:pPr>
        <w:pStyle w:val="a1"/>
        <w:spacing w:after="119"/>
        <w:outlineLvl w:val="0"/>
        <w:rPr>
          <w:del w:id="1" w:author="KMC" w:date="2026-03-12T16:10:00Z" w16du:dateUtc="2026-03-12T07:10:00Z"/>
          <w:rFonts w:asciiTheme="minorHAnsi" w:hAnsiTheme="minorHAnsi" w:cstheme="minorHAnsi"/>
        </w:rPr>
        <w:pPrChange w:id="2" w:author="KMC" w:date="2026-03-12T16:10:00Z" w16du:dateUtc="2026-03-12T07:10:00Z">
          <w:pPr>
            <w:pStyle w:val="Annex"/>
          </w:pPr>
        </w:pPrChange>
      </w:pPr>
      <w:del w:id="3" w:author="KMC" w:date="2026-03-12T16:10:00Z" w16du:dateUtc="2026-03-12T07:10:00Z">
        <w:r w:rsidDel="000D455F">
          <w:br w:type="page"/>
        </w:r>
      </w:del>
    </w:p>
    <w:p w14:paraId="64035BF2" w14:textId="60FFBA12" w:rsidR="00547F4A" w:rsidRPr="000D455F" w:rsidRDefault="00000000" w:rsidP="000D455F">
      <w:pPr>
        <w:pStyle w:val="Annex"/>
        <w:rPr>
          <w:rFonts w:cstheme="minorHAnsi"/>
        </w:rPr>
        <w:pPrChange w:id="4" w:author="KMC" w:date="2026-03-12T16:10:00Z" w16du:dateUtc="2026-03-12T07:10:00Z">
          <w:pPr>
            <w:pStyle w:val="Annex"/>
            <w:spacing w:before="0"/>
          </w:pPr>
        </w:pPrChange>
      </w:pPr>
      <w:r>
        <w:rPr>
          <w:rFonts w:cstheme="minorHAnsi"/>
        </w:rPr>
        <w:lastRenderedPageBreak/>
        <w:t>ANNex</w:t>
      </w:r>
      <w:proofErr w:type="spellEnd"/>
      <w:r>
        <w:rPr>
          <w:rFonts w:cstheme="minorHAnsi"/>
        </w:rPr>
        <w:t xml:space="preserve"> A – Required Artifacts for Initial Application</w:t>
      </w:r>
    </w:p>
    <w:p w14:paraId="29E5F371" w14:textId="77777777" w:rsidR="00CC7BC2" w:rsidRDefault="00000000">
      <w:pPr>
        <w:numPr>
          <w:ilvl w:val="0"/>
          <w:numId w:val="15"/>
        </w:numPr>
        <w:spacing w:after="120"/>
        <w:ind w:left="714" w:hanging="357"/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Evidence required to validate the organisation's identity in accordance with MCP Gen 5 vetting.</w:t>
      </w:r>
    </w:p>
    <w:p w14:paraId="75B8ED92" w14:textId="77777777" w:rsidR="00CC7BC2" w:rsidRDefault="00000000">
      <w:pPr>
        <w:numPr>
          <w:ilvl w:val="0"/>
          <w:numId w:val="15"/>
        </w:numPr>
        <w:spacing w:after="120"/>
        <w:ind w:left="714" w:hanging="357"/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The organisation’s written vetting procedure for enrolling organisations in its identity registry.</w:t>
      </w:r>
    </w:p>
    <w:p w14:paraId="527EEABB" w14:textId="77777777" w:rsidR="00CC7BC2" w:rsidRDefault="00000000">
      <w:pPr>
        <w:numPr>
          <w:ilvl w:val="0"/>
          <w:numId w:val="15"/>
        </w:numPr>
        <w:spacing w:after="120"/>
        <w:ind w:left="714" w:hanging="357"/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A written declaration that the organisation follows applicable data</w:t>
      </w:r>
      <w:r>
        <w:rPr>
          <w:rFonts w:asciiTheme="minorHAnsi" w:hAnsiTheme="minorHAnsi" w:cstheme="minorHAnsi"/>
          <w:sz w:val="24"/>
          <w:szCs w:val="24"/>
          <w:lang w:val="en-AU"/>
        </w:rPr>
        <w:noBreakHyphen/>
        <w:t>privacy practices (e.g. GDPR).</w:t>
      </w:r>
    </w:p>
    <w:p w14:paraId="69FFE8F7" w14:textId="77777777" w:rsidR="00CC7BC2" w:rsidRDefault="00000000">
      <w:pPr>
        <w:numPr>
          <w:ilvl w:val="0"/>
          <w:numId w:val="15"/>
        </w:numPr>
        <w:spacing w:after="120"/>
        <w:ind w:left="714" w:hanging="357"/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Certificate Policy (CP) document.</w:t>
      </w:r>
    </w:p>
    <w:p w14:paraId="19992E30" w14:textId="77777777" w:rsidR="00CC7BC2" w:rsidRDefault="00000000">
      <w:pPr>
        <w:numPr>
          <w:ilvl w:val="0"/>
          <w:numId w:val="15"/>
        </w:numPr>
        <w:spacing w:after="120"/>
        <w:ind w:left="714" w:hanging="357"/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Certificate Practice Statement (CPS) document.</w:t>
      </w:r>
    </w:p>
    <w:p w14:paraId="248DB4D7" w14:textId="77777777" w:rsidR="00CC7BC2" w:rsidRDefault="00000000">
      <w:pPr>
        <w:numPr>
          <w:ilvl w:val="0"/>
          <w:numId w:val="15"/>
        </w:numPr>
        <w:spacing w:after="120"/>
        <w:ind w:left="714" w:hanging="357"/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Proposed MCP MRN domain(s) (IPID) for the organisation.</w:t>
      </w:r>
    </w:p>
    <w:p w14:paraId="6B5F67EE" w14:textId="77777777" w:rsidR="00CC7BC2" w:rsidRDefault="00000000">
      <w:pPr>
        <w:numPr>
          <w:ilvl w:val="0"/>
          <w:numId w:val="15"/>
        </w:numPr>
        <w:spacing w:after="120"/>
        <w:ind w:left="714" w:hanging="357"/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Root certificate of the organisation’s MCP PKI (PEM format).</w:t>
      </w:r>
    </w:p>
    <w:p w14:paraId="46230EC5" w14:textId="77777777" w:rsidR="00CC7BC2" w:rsidRDefault="00000000">
      <w:pPr>
        <w:numPr>
          <w:ilvl w:val="0"/>
          <w:numId w:val="15"/>
        </w:numPr>
        <w:spacing w:after="120"/>
        <w:ind w:left="714" w:hanging="357"/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Two example end</w:t>
      </w:r>
      <w:r>
        <w:rPr>
          <w:rFonts w:asciiTheme="minorHAnsi" w:hAnsiTheme="minorHAnsi" w:cstheme="minorHAnsi"/>
          <w:sz w:val="24"/>
          <w:szCs w:val="24"/>
          <w:lang w:val="en-AU"/>
        </w:rPr>
        <w:noBreakHyphen/>
        <w:t>entity certificates for each MCP entity type, including the full certificate chain – one active and one revoked.</w:t>
      </w:r>
    </w:p>
    <w:p w14:paraId="49FA7867" w14:textId="77777777" w:rsidR="00CC7BC2" w:rsidRDefault="00000000">
      <w:pPr>
        <w:numPr>
          <w:ilvl w:val="0"/>
          <w:numId w:val="15"/>
        </w:numPr>
        <w:spacing w:after="120"/>
        <w:ind w:left="714" w:hanging="357"/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Endpoints (URLs) for the certificate revocation list (CRL) and for OCSP.</w:t>
      </w:r>
    </w:p>
    <w:p w14:paraId="28E9E348" w14:textId="77777777" w:rsidR="00CC7BC2" w:rsidRDefault="00000000">
      <w:pPr>
        <w:numPr>
          <w:ilvl w:val="0"/>
          <w:numId w:val="15"/>
        </w:numPr>
        <w:spacing w:after="120"/>
        <w:ind w:left="714" w:hanging="357"/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URL of the organisation's OIDC Well</w:t>
      </w:r>
      <w:r>
        <w:rPr>
          <w:rFonts w:asciiTheme="minorHAnsi" w:hAnsiTheme="minorHAnsi" w:cstheme="minorHAnsi"/>
          <w:sz w:val="24"/>
          <w:szCs w:val="24"/>
          <w:lang w:val="en-AU"/>
        </w:rPr>
        <w:noBreakHyphen/>
        <w:t>Known configuration information endpoint.</w:t>
      </w:r>
    </w:p>
    <w:p w14:paraId="2FC10F28" w14:textId="77777777" w:rsidR="00CC7BC2" w:rsidRDefault="00000000">
      <w:pPr>
        <w:pStyle w:val="Annex"/>
        <w:rPr>
          <w:rFonts w:asciiTheme="minorHAnsi" w:hAnsiTheme="minorHAnsi" w:cstheme="minorHAnsi"/>
          <w:lang w:val="en-AU"/>
        </w:rPr>
      </w:pPr>
      <w:r>
        <w:rPr>
          <w:rFonts w:cstheme="minorHAnsi"/>
          <w:lang w:val="en-AU"/>
        </w:rPr>
        <w:t>ANNEX B – Board Review Checklist (Rapporteur)</w:t>
      </w:r>
    </w:p>
    <w:p w14:paraId="1C6F4EBF" w14:textId="77777777" w:rsidR="00CC7BC2" w:rsidRDefault="00000000">
      <w:pPr>
        <w:pStyle w:val="Bullet1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Alignment with MCP objectives and community needs.</w:t>
      </w:r>
    </w:p>
    <w:p w14:paraId="752CA75C" w14:textId="56FD0B3E" w:rsidR="00CC7BC2" w:rsidRDefault="00000000">
      <w:pPr>
        <w:pStyle w:val="Bullet1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Independence from existing identity providers (conflict</w:t>
      </w:r>
      <w:r w:rsidR="005B30AF">
        <w:rPr>
          <w:rFonts w:asciiTheme="minorHAnsi" w:hAnsiTheme="minorHAnsi" w:cstheme="minorHAnsi"/>
          <w:sz w:val="24"/>
          <w:szCs w:val="24"/>
          <w:lang w:val="en-AU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en-AU"/>
        </w:rPr>
        <w:t>of</w:t>
      </w:r>
      <w:r w:rsidR="005B30AF">
        <w:rPr>
          <w:rFonts w:asciiTheme="minorHAnsi" w:hAnsiTheme="minorHAnsi" w:cstheme="minorHAnsi"/>
          <w:sz w:val="24"/>
          <w:szCs w:val="24"/>
          <w:lang w:val="en-AU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en-AU"/>
        </w:rPr>
        <w:t>interest).</w:t>
      </w:r>
    </w:p>
    <w:p w14:paraId="4D1D7A8B" w14:textId="77777777" w:rsidR="00CC7BC2" w:rsidRDefault="00000000">
      <w:pPr>
        <w:pStyle w:val="Bullet1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Adequacy of organisational governance.</w:t>
      </w:r>
    </w:p>
    <w:p w14:paraId="7EF30594" w14:textId="77777777" w:rsidR="00CC7BC2" w:rsidRDefault="00000000">
      <w:pPr>
        <w:pStyle w:val="Bullet1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Risk profile (e.g., legal, cybersecurity, geopolitical – as appropriate).</w:t>
      </w:r>
    </w:p>
    <w:p w14:paraId="4C29EBDC" w14:textId="77777777" w:rsidR="00CC7BC2" w:rsidRDefault="00000000">
      <w:pPr>
        <w:pStyle w:val="Bullet1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Completeness and clarity of provided documents at policy level.</w:t>
      </w:r>
    </w:p>
    <w:p w14:paraId="7F4A42BD" w14:textId="77777777" w:rsidR="00CC7BC2" w:rsidRDefault="00000000">
      <w:pPr>
        <w:pStyle w:val="Annex"/>
        <w:rPr>
          <w:lang w:val="en-AU"/>
        </w:rPr>
      </w:pPr>
      <w:r>
        <w:rPr>
          <w:lang w:val="en-AU"/>
        </w:rPr>
        <w:t>ANNEX C – Secretariat Technical &amp; Operational Assessment</w:t>
      </w:r>
    </w:p>
    <w:p w14:paraId="5EEF5B79" w14:textId="77777777" w:rsidR="00CC7BC2" w:rsidRDefault="00000000">
      <w:pPr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The Secretariat must perform the following checks:</w:t>
      </w:r>
    </w:p>
    <w:p w14:paraId="1F9512BE" w14:textId="77777777" w:rsidR="00CC7BC2" w:rsidRDefault="00CC7BC2">
      <w:pPr>
        <w:rPr>
          <w:rFonts w:asciiTheme="minorHAnsi" w:hAnsiTheme="minorHAnsi" w:cstheme="minorHAnsi"/>
          <w:sz w:val="24"/>
          <w:szCs w:val="24"/>
          <w:lang w:val="en-AU"/>
        </w:rPr>
      </w:pPr>
    </w:p>
    <w:p w14:paraId="34FCB813" w14:textId="77777777" w:rsidR="00CC7BC2" w:rsidRDefault="00000000">
      <w:pPr>
        <w:pStyle w:val="af5"/>
        <w:numPr>
          <w:ilvl w:val="0"/>
          <w:numId w:val="16"/>
        </w:numPr>
        <w:spacing w:after="120" w:line="276" w:lineRule="auto"/>
        <w:ind w:left="714" w:hanging="357"/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lastRenderedPageBreak/>
        <w:t>Identity Validation – confirm the organisation’s identity under MCP Gen 5 vetting.</w:t>
      </w:r>
    </w:p>
    <w:p w14:paraId="5E2E7B74" w14:textId="77777777" w:rsidR="00CC7BC2" w:rsidRDefault="00000000">
      <w:pPr>
        <w:pStyle w:val="af5"/>
        <w:numPr>
          <w:ilvl w:val="0"/>
          <w:numId w:val="16"/>
        </w:numPr>
        <w:spacing w:after="120" w:line="276" w:lineRule="auto"/>
        <w:ind w:left="714" w:hanging="357"/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Vetting Procedure Review – verify that the submitted vetting procedure meets or exceeds MCP Gen 5.</w:t>
      </w:r>
    </w:p>
    <w:p w14:paraId="38430714" w14:textId="77777777" w:rsidR="00CC7BC2" w:rsidRDefault="00000000">
      <w:pPr>
        <w:pStyle w:val="af5"/>
        <w:numPr>
          <w:ilvl w:val="0"/>
          <w:numId w:val="16"/>
        </w:numPr>
        <w:spacing w:after="120" w:line="276" w:lineRule="auto"/>
        <w:ind w:left="714" w:hanging="357"/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Data</w:t>
      </w:r>
      <w:r>
        <w:rPr>
          <w:rFonts w:ascii="Cambria Math" w:hAnsi="Cambria Math" w:cs="Cambria Math"/>
          <w:sz w:val="24"/>
          <w:szCs w:val="24"/>
          <w:lang w:val="en-AU"/>
        </w:rPr>
        <w:noBreakHyphen/>
      </w:r>
      <w:r>
        <w:rPr>
          <w:rFonts w:asciiTheme="minorHAnsi" w:hAnsiTheme="minorHAnsi" w:cstheme="minorHAnsi"/>
          <w:sz w:val="24"/>
          <w:szCs w:val="24"/>
          <w:lang w:val="en-AU"/>
        </w:rPr>
        <w:t>Privacy Declaration – verify the presence and adequacy of the GDPR (or equivalent) compliance declaration.</w:t>
      </w:r>
    </w:p>
    <w:p w14:paraId="7E73605B" w14:textId="77777777" w:rsidR="00CC7BC2" w:rsidRDefault="00000000">
      <w:pPr>
        <w:pStyle w:val="af5"/>
        <w:numPr>
          <w:ilvl w:val="0"/>
          <w:numId w:val="16"/>
        </w:numPr>
        <w:spacing w:after="120" w:line="276" w:lineRule="auto"/>
        <w:ind w:left="714" w:hanging="357"/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CP/CPS Existence Check – ensure the Certificate Policy and Certificate Practice Statement are present and not empty.</w:t>
      </w:r>
    </w:p>
    <w:p w14:paraId="2B4477F3" w14:textId="7557216D" w:rsidR="00CC7BC2" w:rsidRDefault="00000000">
      <w:pPr>
        <w:pStyle w:val="af5"/>
        <w:numPr>
          <w:ilvl w:val="0"/>
          <w:numId w:val="16"/>
        </w:numPr>
        <w:spacing w:after="120" w:line="276" w:lineRule="auto"/>
        <w:ind w:left="714" w:hanging="357"/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Certificate Compliance – confirm the two sample certificates for every MCP entity type comply with IALA G1183 Chapter 5 MCP PKI.</w:t>
      </w:r>
    </w:p>
    <w:p w14:paraId="7CBA6689" w14:textId="77777777" w:rsidR="00CC7BC2" w:rsidRDefault="00000000">
      <w:pPr>
        <w:pStyle w:val="af5"/>
        <w:numPr>
          <w:ilvl w:val="0"/>
          <w:numId w:val="16"/>
        </w:numPr>
        <w:spacing w:after="120" w:line="276" w:lineRule="auto"/>
        <w:ind w:left="714" w:hanging="357"/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CRL Freshness &amp; Content – retrieve the CRL from the provided endpoint, confirm it is current and includes the revoked certificates while excluding active ones.</w:t>
      </w:r>
    </w:p>
    <w:p w14:paraId="15FC9DFE" w14:textId="77777777" w:rsidR="00CC7BC2" w:rsidRDefault="00000000">
      <w:pPr>
        <w:pStyle w:val="af5"/>
        <w:numPr>
          <w:ilvl w:val="0"/>
          <w:numId w:val="16"/>
        </w:numPr>
        <w:spacing w:after="120" w:line="276" w:lineRule="auto"/>
        <w:ind w:left="714" w:hanging="357"/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Theme="minorHAnsi" w:hAnsiTheme="minorHAnsi" w:cstheme="minorHAnsi"/>
          <w:sz w:val="24"/>
          <w:szCs w:val="24"/>
          <w:lang w:val="en-AU"/>
        </w:rPr>
        <w:t>OCSP Response Accuracy – query the OCSP endpoint and confirm correct revocation status for all sample certificates.</w:t>
      </w:r>
    </w:p>
    <w:p w14:paraId="6D1464AD" w14:textId="159D0422" w:rsidR="00CC7BC2" w:rsidRDefault="00CC7BC2">
      <w:pPr>
        <w:pStyle w:val="af5"/>
        <w:numPr>
          <w:ilvl w:val="0"/>
          <w:numId w:val="16"/>
        </w:numPr>
        <w:spacing w:after="120" w:line="276" w:lineRule="auto"/>
        <w:ind w:left="714" w:hanging="357"/>
        <w:rPr>
          <w:rFonts w:asciiTheme="minorHAnsi" w:hAnsiTheme="minorHAnsi" w:cstheme="minorHAnsi"/>
          <w:sz w:val="24"/>
          <w:szCs w:val="24"/>
          <w:lang w:val="en-AU"/>
        </w:rPr>
      </w:pPr>
    </w:p>
    <w:p w14:paraId="42673729" w14:textId="77777777" w:rsidR="00CC7BC2" w:rsidRDefault="00000000">
      <w:pPr>
        <w:pStyle w:val="Annex"/>
      </w:pPr>
      <w:r>
        <w:t>References</w:t>
      </w:r>
    </w:p>
    <w:p w14:paraId="0CBBF28B" w14:textId="77777777" w:rsidR="00CC7BC2" w:rsidRDefault="00000000">
      <w:pPr>
        <w:pStyle w:val="af5"/>
        <w:spacing w:after="120" w:line="276" w:lineRule="auto"/>
        <w:ind w:left="357"/>
        <w:rPr>
          <w:rFonts w:asciiTheme="minorHAnsi" w:hAnsiTheme="minorHAnsi" w:cstheme="minorHAnsi"/>
          <w:sz w:val="24"/>
          <w:szCs w:val="24"/>
          <w:lang w:val="en-AU"/>
        </w:rPr>
      </w:pPr>
      <w:r>
        <w:rPr>
          <w:rFonts w:ascii="Calibri" w:hAnsi="Calibri" w:cstheme="minorHAnsi"/>
          <w:sz w:val="24"/>
          <w:szCs w:val="24"/>
          <w:lang w:val="en-AU"/>
        </w:rPr>
        <w:t>G1183: IALA Guideline 1183 'The provision of Maritime Connectivity Platform (MCP) identities'</w:t>
      </w:r>
    </w:p>
    <w:sectPr w:rsidR="00CC7BC2">
      <w:headerReference w:type="default" r:id="rId7"/>
      <w:footerReference w:type="default" r:id="rId8"/>
      <w:headerReference w:type="first" r:id="rId9"/>
      <w:pgSz w:w="11906" w:h="16838"/>
      <w:pgMar w:top="1031" w:right="991" w:bottom="1134" w:left="1134" w:header="709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87F3C" w14:textId="77777777" w:rsidR="00EA68A3" w:rsidRDefault="00EA68A3">
      <w:r>
        <w:separator/>
      </w:r>
    </w:p>
  </w:endnote>
  <w:endnote w:type="continuationSeparator" w:id="0">
    <w:p w14:paraId="3BFA96C4" w14:textId="77777777" w:rsidR="00EA68A3" w:rsidRDefault="00EA6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panose1 w:val="020B0704020202020204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Lucida Sans">
    <w:charset w:val="4D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DA967" w14:textId="77777777" w:rsidR="00CC7BC2" w:rsidRDefault="00000000">
    <w:pPr>
      <w:pStyle w:val="ae"/>
    </w:pPr>
    <w:r>
      <w:rPr>
        <w:rFonts w:ascii="Calibri" w:hAnsi="Calibri"/>
      </w:rPr>
      <w:tab/>
    </w:r>
    <w:r>
      <w:rPr>
        <w:rFonts w:ascii="Calibri" w:hAnsi="Calibri"/>
      </w:rPr>
      <w:fldChar w:fldCharType="begin"/>
    </w:r>
    <w:r>
      <w:rPr>
        <w:rFonts w:ascii="Calibri" w:hAnsi="Calibri"/>
      </w:rPr>
      <w:instrText xml:space="preserve"> PAGE </w:instrText>
    </w:r>
    <w:r>
      <w:rPr>
        <w:rFonts w:ascii="Calibri" w:hAnsi="Calibri"/>
      </w:rPr>
      <w:fldChar w:fldCharType="separate"/>
    </w:r>
    <w:r>
      <w:rPr>
        <w:rFonts w:ascii="Calibri" w:hAnsi="Calibri"/>
      </w:rPr>
      <w:t>5</w:t>
    </w:r>
    <w:r>
      <w:rPr>
        <w:rFonts w:ascii="Calibri" w:hAnsi="Calibri"/>
      </w:rPr>
      <w:fldChar w:fldCharType="end"/>
    </w:r>
  </w:p>
  <w:p w14:paraId="0358A4AC" w14:textId="77777777" w:rsidR="00CC7BC2" w:rsidRDefault="00CC7B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ACDD3" w14:textId="77777777" w:rsidR="00EA68A3" w:rsidRDefault="00EA68A3">
      <w:r>
        <w:separator/>
      </w:r>
    </w:p>
  </w:footnote>
  <w:footnote w:type="continuationSeparator" w:id="0">
    <w:p w14:paraId="43B42073" w14:textId="77777777" w:rsidR="00EA68A3" w:rsidRDefault="00EA68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383DB" w14:textId="77777777" w:rsidR="00CC7BC2" w:rsidRDefault="00000000">
    <w:pPr>
      <w:pStyle w:val="af"/>
      <w:jc w:val="right"/>
    </w:pPr>
    <w:r>
      <w:rPr>
        <w:noProof/>
      </w:rPr>
      <w:drawing>
        <wp:anchor distT="0" distB="0" distL="114300" distR="114300" simplePos="0" relativeHeight="6" behindDoc="1" locked="0" layoutInCell="0" allowOverlap="1" wp14:anchorId="65671E34" wp14:editId="3FFE960B">
          <wp:simplePos x="0" y="0"/>
          <wp:positionH relativeFrom="column">
            <wp:posOffset>5317490</wp:posOffset>
          </wp:positionH>
          <wp:positionV relativeFrom="paragraph">
            <wp:posOffset>-321945</wp:posOffset>
          </wp:positionV>
          <wp:extent cx="483235" cy="335280"/>
          <wp:effectExtent l="0" t="0" r="0" b="0"/>
          <wp:wrapSquare wrapText="bothSides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83235" cy="335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BD62EFD" w14:textId="77777777" w:rsidR="00CC7BC2" w:rsidRDefault="00CC7BC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526B1" w14:textId="77777777" w:rsidR="00CC7BC2" w:rsidRDefault="00000000">
    <w:pPr>
      <w:pStyle w:val="af"/>
      <w:jc w:val="center"/>
    </w:pPr>
    <w:r>
      <w:rPr>
        <w:noProof/>
      </w:rPr>
      <w:drawing>
        <wp:anchor distT="0" distB="0" distL="114300" distR="114300" simplePos="0" relativeHeight="2" behindDoc="1" locked="0" layoutInCell="0" allowOverlap="1" wp14:anchorId="24CF0614" wp14:editId="3528FE30">
          <wp:simplePos x="0" y="0"/>
          <wp:positionH relativeFrom="column">
            <wp:posOffset>2689225</wp:posOffset>
          </wp:positionH>
          <wp:positionV relativeFrom="paragraph">
            <wp:posOffset>-203835</wp:posOffset>
          </wp:positionV>
          <wp:extent cx="824230" cy="575945"/>
          <wp:effectExtent l="0" t="0" r="0" b="0"/>
          <wp:wrapSquare wrapText="bothSides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4230" cy="575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14A1903" w14:textId="77777777" w:rsidR="00CC7BC2" w:rsidRDefault="00CC7BC2">
    <w:pPr>
      <w:pStyle w:val="af"/>
      <w:jc w:val="center"/>
    </w:pPr>
  </w:p>
  <w:p w14:paraId="52AE5138" w14:textId="77777777" w:rsidR="00CC7BC2" w:rsidRDefault="00CC7BC2">
    <w:pPr>
      <w:pStyle w:val="af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2FF5"/>
    <w:multiLevelType w:val="multilevel"/>
    <w:tmpl w:val="2940D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BE42435"/>
    <w:multiLevelType w:val="multilevel"/>
    <w:tmpl w:val="99C6DADC"/>
    <w:lvl w:ilvl="0">
      <w:start w:val="1"/>
      <w:numFmt w:val="decimal"/>
      <w:pStyle w:val="AnnexTable"/>
      <w:lvlText w:val="Table %1"/>
      <w:lvlJc w:val="left"/>
      <w:pPr>
        <w:tabs>
          <w:tab w:val="num" w:pos="1134"/>
        </w:tabs>
        <w:ind w:left="1134" w:hanging="1134"/>
      </w:pPr>
      <w:rPr>
        <w:rFonts w:ascii="Arial" w:hAnsi="Arial"/>
        <w:b w:val="0"/>
        <w:i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FF3B2B"/>
    <w:multiLevelType w:val="multilevel"/>
    <w:tmpl w:val="2C5C1A0E"/>
    <w:lvl w:ilvl="0">
      <w:start w:val="1"/>
      <w:numFmt w:val="decimal"/>
      <w:pStyle w:val="Figure"/>
      <w:lvlText w:val="Figure %1"/>
      <w:lvlJc w:val="left"/>
      <w:pPr>
        <w:tabs>
          <w:tab w:val="num" w:pos="1134"/>
        </w:tabs>
        <w:ind w:left="1134" w:hanging="1134"/>
      </w:pPr>
      <w:rPr>
        <w:rFonts w:ascii="Calibri" w:hAnsi="Calibri"/>
        <w:b w:val="0"/>
        <w:i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C546CBB"/>
    <w:multiLevelType w:val="multilevel"/>
    <w:tmpl w:val="FD207D80"/>
    <w:lvl w:ilvl="0">
      <w:start w:val="1"/>
      <w:numFmt w:val="bullet"/>
      <w:pStyle w:val="Bullet3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5381A90"/>
    <w:multiLevelType w:val="multilevel"/>
    <w:tmpl w:val="84C4B9D8"/>
    <w:lvl w:ilvl="0">
      <w:start w:val="1"/>
      <w:numFmt w:val="decimal"/>
      <w:pStyle w:val="a"/>
      <w:lvlText w:val="APPENDIX %1"/>
      <w:lvlJc w:val="left"/>
      <w:pPr>
        <w:tabs>
          <w:tab w:val="num" w:pos="0"/>
        </w:tabs>
        <w:ind w:left="1701" w:hanging="1701"/>
      </w:pPr>
      <w:rPr>
        <w:rFonts w:ascii="Calibri" w:hAnsi="Calibri" w:cs="Times New Roman"/>
        <w:b/>
        <w:bCs/>
        <w:i w:val="0"/>
        <w:iCs w:val="0"/>
        <w:caps/>
        <w:strike w:val="0"/>
        <w:dstrike w:val="0"/>
        <w:vanish w:val="0"/>
        <w:color w:val="4F81BD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70106EC"/>
    <w:multiLevelType w:val="multilevel"/>
    <w:tmpl w:val="8D22C706"/>
    <w:lvl w:ilvl="0">
      <w:start w:val="1"/>
      <w:numFmt w:val="decimal"/>
      <w:pStyle w:val="AnnexHeading1"/>
      <w:lvlText w:val="%1"/>
      <w:lvlJc w:val="left"/>
      <w:pPr>
        <w:tabs>
          <w:tab w:val="num" w:pos="567"/>
        </w:tabs>
        <w:ind w:left="567" w:hanging="567"/>
      </w:pPr>
      <w:rPr>
        <w:rFonts w:ascii="Calibri" w:hAnsi="Calibri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Arial Bold" w:hAnsi="Arial Bold"/>
        <w:b/>
        <w:i w:val="0"/>
        <w:sz w:val="22"/>
      </w:rPr>
    </w:lvl>
    <w:lvl w:ilvl="2">
      <w:start w:val="1"/>
      <w:numFmt w:val="decimal"/>
      <w:lvlText w:val="%2.%3.%1"/>
      <w:lvlJc w:val="left"/>
      <w:pPr>
        <w:tabs>
          <w:tab w:val="num" w:pos="992"/>
        </w:tabs>
        <w:ind w:left="992" w:hanging="992"/>
      </w:pPr>
      <w:rPr>
        <w:rFonts w:ascii="Arial" w:hAnsi="Arial"/>
        <w:b w:val="0"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="Arial" w:hAnsi="Arial"/>
        <w:b w:val="0"/>
        <w:i w:val="0"/>
        <w:sz w:val="22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6" w15:restartNumberingAfterBreak="0">
    <w:nsid w:val="39D97288"/>
    <w:multiLevelType w:val="multilevel"/>
    <w:tmpl w:val="59C8BE6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41436556"/>
    <w:multiLevelType w:val="multilevel"/>
    <w:tmpl w:val="D1B6D426"/>
    <w:lvl w:ilvl="0">
      <w:start w:val="1"/>
      <w:numFmt w:val="decimal"/>
      <w:pStyle w:val="AppendixHeading1"/>
      <w:lvlText w:val="%1"/>
      <w:lvlJc w:val="left"/>
      <w:pPr>
        <w:tabs>
          <w:tab w:val="num" w:pos="567"/>
        </w:tabs>
        <w:ind w:left="567" w:hanging="567"/>
      </w:pPr>
      <w:rPr>
        <w:rFonts w:ascii="Arial" w:hAnsi="Arial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/>
        <w:b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992"/>
        </w:tabs>
        <w:ind w:left="992" w:hanging="992"/>
      </w:pPr>
      <w:rPr>
        <w:rFonts w:ascii="Arial" w:hAnsi="Arial"/>
        <w:b w:val="0"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="Arial" w:hAnsi="Arial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8" w15:restartNumberingAfterBreak="0">
    <w:nsid w:val="45614A36"/>
    <w:multiLevelType w:val="multilevel"/>
    <w:tmpl w:val="7FD6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4B803066"/>
    <w:multiLevelType w:val="multilevel"/>
    <w:tmpl w:val="E7623F0E"/>
    <w:lvl w:ilvl="0">
      <w:start w:val="1"/>
      <w:numFmt w:val="decimal"/>
      <w:pStyle w:val="References"/>
      <w:lvlText w:val="[%1]"/>
      <w:lvlJc w:val="left"/>
      <w:pPr>
        <w:tabs>
          <w:tab w:val="num" w:pos="567"/>
        </w:tabs>
        <w:ind w:left="567" w:hanging="567"/>
      </w:pPr>
      <w:rPr>
        <w:rFonts w:ascii="Calibri" w:hAnsi="Calibri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53716420"/>
    <w:multiLevelType w:val="multilevel"/>
    <w:tmpl w:val="BBECE870"/>
    <w:lvl w:ilvl="0">
      <w:start w:val="1"/>
      <w:numFmt w:val="bullet"/>
      <w:pStyle w:val="Bullet2"/>
      <w:lvlText w:val="-"/>
      <w:lvlJc w:val="left"/>
      <w:pPr>
        <w:tabs>
          <w:tab w:val="num" w:pos="0"/>
        </w:tabs>
        <w:ind w:left="2421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1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86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58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3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02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74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4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181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EFF2866"/>
    <w:multiLevelType w:val="multilevel"/>
    <w:tmpl w:val="06D694B6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2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pStyle w:val="3"/>
      <w:lvlText w:val="%1.%2.%3"/>
      <w:lvlJc w:val="left"/>
      <w:pPr>
        <w:tabs>
          <w:tab w:val="num" w:pos="992"/>
        </w:tabs>
        <w:ind w:left="992" w:hanging="992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1134"/>
        </w:tabs>
        <w:ind w:left="1134" w:hanging="113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61F83E5C"/>
    <w:multiLevelType w:val="multilevel"/>
    <w:tmpl w:val="3328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286028"/>
    <w:multiLevelType w:val="multilevel"/>
    <w:tmpl w:val="6A2C7D30"/>
    <w:lvl w:ilvl="0">
      <w:start w:val="1"/>
      <w:numFmt w:val="decimal"/>
      <w:pStyle w:val="30"/>
      <w:lvlText w:val="%1"/>
      <w:lvlJc w:val="left"/>
      <w:pPr>
        <w:tabs>
          <w:tab w:val="num" w:pos="567"/>
        </w:tabs>
        <w:ind w:left="567" w:hanging="567"/>
      </w:pPr>
      <w:rPr>
        <w:rFonts w:ascii="Calibri" w:hAnsi="Calibri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</w:lvl>
    <w:lvl w:ilvl="2">
      <w:start w:val="1"/>
      <w:numFmt w:val="lowerRoman"/>
      <w:lvlText w:val="%3."/>
      <w:lvlJc w:val="left"/>
      <w:pPr>
        <w:tabs>
          <w:tab w:val="num" w:pos="1701"/>
        </w:tabs>
        <w:ind w:left="1701" w:hanging="567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6F45032A"/>
    <w:multiLevelType w:val="multilevel"/>
    <w:tmpl w:val="09E630C6"/>
    <w:lvl w:ilvl="0">
      <w:start w:val="1"/>
      <w:numFmt w:val="decimal"/>
      <w:pStyle w:val="AnnexFigure"/>
      <w:lvlText w:val="Figure %1"/>
      <w:lvlJc w:val="left"/>
      <w:pPr>
        <w:tabs>
          <w:tab w:val="num" w:pos="1701"/>
        </w:tabs>
        <w:ind w:left="1701" w:hanging="1701"/>
      </w:pPr>
      <w:rPr>
        <w:rFonts w:ascii="Arial" w:hAnsi="Arial"/>
        <w:b w:val="0"/>
        <w:i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1AF1B48"/>
    <w:multiLevelType w:val="multilevel"/>
    <w:tmpl w:val="87543A7E"/>
    <w:lvl w:ilvl="0">
      <w:start w:val="1"/>
      <w:numFmt w:val="decimal"/>
      <w:pStyle w:val="equation"/>
      <w:lvlText w:val="(equation %1)"/>
      <w:lvlJc w:val="right"/>
      <w:pPr>
        <w:tabs>
          <w:tab w:val="num" w:pos="0"/>
        </w:tabs>
        <w:ind w:left="8180" w:hanging="360"/>
      </w:pPr>
      <w:rPr>
        <w:rFonts w:ascii="Calibri" w:hAnsi="Calibri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89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96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03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110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117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125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132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13940" w:hanging="180"/>
      </w:pPr>
    </w:lvl>
  </w:abstractNum>
  <w:abstractNum w:abstractNumId="16" w15:restartNumberingAfterBreak="0">
    <w:nsid w:val="726969B6"/>
    <w:multiLevelType w:val="multilevel"/>
    <w:tmpl w:val="8586FAC4"/>
    <w:lvl w:ilvl="0">
      <w:start w:val="1"/>
      <w:numFmt w:val="decimal"/>
      <w:pStyle w:val="Table"/>
      <w:lvlText w:val="Table %1"/>
      <w:lvlJc w:val="left"/>
      <w:pPr>
        <w:tabs>
          <w:tab w:val="num" w:pos="1134"/>
        </w:tabs>
        <w:ind w:left="1134" w:hanging="1134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35141951">
    <w:abstractNumId w:val="11"/>
  </w:num>
  <w:num w:numId="2" w16cid:durableId="1380202530">
    <w:abstractNumId w:val="14"/>
  </w:num>
  <w:num w:numId="3" w16cid:durableId="1077823036">
    <w:abstractNumId w:val="5"/>
  </w:num>
  <w:num w:numId="4" w16cid:durableId="222757464">
    <w:abstractNumId w:val="1"/>
  </w:num>
  <w:num w:numId="5" w16cid:durableId="2076901564">
    <w:abstractNumId w:val="7"/>
  </w:num>
  <w:num w:numId="6" w16cid:durableId="1781754094">
    <w:abstractNumId w:val="10"/>
  </w:num>
  <w:num w:numId="7" w16cid:durableId="446238723">
    <w:abstractNumId w:val="2"/>
  </w:num>
  <w:num w:numId="8" w16cid:durableId="1490445410">
    <w:abstractNumId w:val="9"/>
  </w:num>
  <w:num w:numId="9" w16cid:durableId="580677342">
    <w:abstractNumId w:val="16"/>
  </w:num>
  <w:num w:numId="10" w16cid:durableId="1659725353">
    <w:abstractNumId w:val="13"/>
  </w:num>
  <w:num w:numId="11" w16cid:durableId="1275986371">
    <w:abstractNumId w:val="15"/>
  </w:num>
  <w:num w:numId="12" w16cid:durableId="2024086942">
    <w:abstractNumId w:val="3"/>
  </w:num>
  <w:num w:numId="13" w16cid:durableId="2094010145">
    <w:abstractNumId w:val="4"/>
  </w:num>
  <w:num w:numId="14" w16cid:durableId="1990212277">
    <w:abstractNumId w:val="8"/>
  </w:num>
  <w:num w:numId="15" w16cid:durableId="707336184">
    <w:abstractNumId w:val="12"/>
  </w:num>
  <w:num w:numId="16" w16cid:durableId="392436665">
    <w:abstractNumId w:val="6"/>
  </w:num>
  <w:num w:numId="17" w16cid:durableId="80369690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MC">
    <w15:presenceInfo w15:providerId="None" w15:userId="KM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C2"/>
    <w:rsid w:val="000D455F"/>
    <w:rsid w:val="00225F5B"/>
    <w:rsid w:val="00304A99"/>
    <w:rsid w:val="00372A8E"/>
    <w:rsid w:val="003A5131"/>
    <w:rsid w:val="003F6D97"/>
    <w:rsid w:val="003F70B3"/>
    <w:rsid w:val="00547F4A"/>
    <w:rsid w:val="00574D27"/>
    <w:rsid w:val="005B30AF"/>
    <w:rsid w:val="006F1561"/>
    <w:rsid w:val="007721DE"/>
    <w:rsid w:val="00816AF2"/>
    <w:rsid w:val="00821755"/>
    <w:rsid w:val="00964ACA"/>
    <w:rsid w:val="009930FB"/>
    <w:rsid w:val="00A02D09"/>
    <w:rsid w:val="00A45C56"/>
    <w:rsid w:val="00BE0216"/>
    <w:rsid w:val="00BF0878"/>
    <w:rsid w:val="00CC7BC2"/>
    <w:rsid w:val="00D23434"/>
    <w:rsid w:val="00DC51D9"/>
    <w:rsid w:val="00DC5930"/>
    <w:rsid w:val="00E510A9"/>
    <w:rsid w:val="00EA68A3"/>
    <w:rsid w:val="00EC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AE74B"/>
  <w15:docId w15:val="{95C57429-BAEF-7C49-964F-7E5665261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바탕" w:hAnsi="Calibri" w:cs="Times New Roman"/>
        <w:lang w:val="en-GB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Arial" w:hAnsi="Arial" w:cs="Calibri"/>
      <w:sz w:val="22"/>
      <w:szCs w:val="22"/>
    </w:rPr>
  </w:style>
  <w:style w:type="paragraph" w:styleId="1">
    <w:name w:val="heading 1"/>
    <w:basedOn w:val="a0"/>
    <w:next w:val="a1"/>
    <w:uiPriority w:val="9"/>
    <w:qFormat/>
    <w:pPr>
      <w:keepNext/>
      <w:numPr>
        <w:numId w:val="1"/>
      </w:numPr>
      <w:spacing w:before="960" w:after="480"/>
      <w:outlineLvl w:val="0"/>
    </w:pPr>
    <w:rPr>
      <w:rFonts w:ascii="Calibri" w:hAnsi="Calibri"/>
      <w:b/>
      <w:caps/>
      <w:color w:val="0070C0"/>
      <w:kern w:val="2"/>
      <w:sz w:val="24"/>
      <w:lang w:eastAsia="de-DE"/>
    </w:rPr>
  </w:style>
  <w:style w:type="paragraph" w:styleId="2">
    <w:name w:val="heading 2"/>
    <w:basedOn w:val="a0"/>
    <w:next w:val="a1"/>
    <w:uiPriority w:val="9"/>
    <w:semiHidden/>
    <w:unhideWhenUsed/>
    <w:qFormat/>
    <w:pPr>
      <w:numPr>
        <w:ilvl w:val="1"/>
        <w:numId w:val="1"/>
      </w:numPr>
      <w:spacing w:before="480" w:after="240"/>
      <w:outlineLvl w:val="1"/>
    </w:pPr>
    <w:rPr>
      <w:rFonts w:ascii="Calibri" w:hAnsi="Calibri"/>
      <w:b/>
      <w:color w:val="0070C0"/>
      <w:sz w:val="24"/>
      <w:szCs w:val="24"/>
    </w:rPr>
  </w:style>
  <w:style w:type="paragraph" w:styleId="3">
    <w:name w:val="heading 3"/>
    <w:basedOn w:val="a0"/>
    <w:next w:val="a1"/>
    <w:uiPriority w:val="9"/>
    <w:semiHidden/>
    <w:unhideWhenUsed/>
    <w:qFormat/>
    <w:pPr>
      <w:keepNext/>
      <w:numPr>
        <w:ilvl w:val="2"/>
        <w:numId w:val="1"/>
      </w:numPr>
      <w:spacing w:before="240" w:after="120"/>
      <w:outlineLvl w:val="2"/>
    </w:pPr>
    <w:rPr>
      <w:rFonts w:ascii="Calibri" w:hAnsi="Calibri"/>
      <w:szCs w:val="20"/>
      <w:lang w:eastAsia="de-DE"/>
    </w:rPr>
  </w:style>
  <w:style w:type="paragraph" w:styleId="4">
    <w:name w:val="heading 4"/>
    <w:basedOn w:val="a0"/>
    <w:next w:val="a2"/>
    <w:uiPriority w:val="9"/>
    <w:semiHidden/>
    <w:unhideWhenUsed/>
    <w:qFormat/>
    <w:pPr>
      <w:keepNext/>
      <w:numPr>
        <w:ilvl w:val="3"/>
        <w:numId w:val="1"/>
      </w:numPr>
      <w:spacing w:before="120" w:after="120"/>
      <w:outlineLvl w:val="3"/>
    </w:pPr>
    <w:rPr>
      <w:szCs w:val="20"/>
      <w:lang w:val="en-US" w:eastAsia="de-DE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120"/>
      <w:outlineLvl w:val="4"/>
    </w:pPr>
    <w:rPr>
      <w:rFonts w:eastAsia="Times New Roman" w:cs="Times New Roman"/>
      <w:szCs w:val="20"/>
      <w:lang w:val="de-DE" w:eastAsia="de-DE"/>
    </w:rPr>
  </w:style>
  <w:style w:type="paragraph" w:styleId="6">
    <w:name w:val="heading 6"/>
    <w:basedOn w:val="a0"/>
    <w:next w:val="20"/>
    <w:uiPriority w:val="9"/>
    <w:semiHidden/>
    <w:unhideWhenUsed/>
    <w:qFormat/>
    <w:pPr>
      <w:numPr>
        <w:ilvl w:val="5"/>
        <w:numId w:val="1"/>
      </w:numPr>
      <w:tabs>
        <w:tab w:val="left" w:pos="1418"/>
      </w:tabs>
      <w:spacing w:before="120" w:after="120"/>
      <w:outlineLvl w:val="5"/>
    </w:pPr>
    <w:rPr>
      <w:szCs w:val="20"/>
      <w:lang w:val="de-DE" w:eastAsia="de-DE"/>
    </w:rPr>
  </w:style>
  <w:style w:type="paragraph" w:styleId="7">
    <w:name w:val="heading 7"/>
    <w:basedOn w:val="a0"/>
    <w:next w:val="20"/>
    <w:qFormat/>
    <w:pPr>
      <w:numPr>
        <w:ilvl w:val="6"/>
        <w:numId w:val="1"/>
      </w:numPr>
      <w:tabs>
        <w:tab w:val="left" w:pos="1701"/>
      </w:tabs>
      <w:spacing w:before="120" w:after="120"/>
      <w:outlineLvl w:val="6"/>
    </w:pPr>
    <w:rPr>
      <w:szCs w:val="20"/>
      <w:lang w:val="de-DE" w:eastAsia="de-DE"/>
    </w:rPr>
  </w:style>
  <w:style w:type="paragraph" w:styleId="8">
    <w:name w:val="heading 8"/>
    <w:basedOn w:val="a0"/>
    <w:next w:val="20"/>
    <w:qFormat/>
    <w:pPr>
      <w:numPr>
        <w:ilvl w:val="7"/>
        <w:numId w:val="1"/>
      </w:numPr>
      <w:tabs>
        <w:tab w:val="left" w:pos="1985"/>
      </w:tabs>
      <w:spacing w:before="120" w:after="120"/>
      <w:outlineLvl w:val="7"/>
    </w:pPr>
    <w:rPr>
      <w:szCs w:val="20"/>
      <w:lang w:val="de-DE" w:eastAsia="de-DE"/>
    </w:rPr>
  </w:style>
  <w:style w:type="paragraph" w:styleId="9">
    <w:name w:val="heading 9"/>
    <w:basedOn w:val="a0"/>
    <w:next w:val="20"/>
    <w:qFormat/>
    <w:pPr>
      <w:numPr>
        <w:ilvl w:val="8"/>
        <w:numId w:val="1"/>
      </w:numPr>
      <w:tabs>
        <w:tab w:val="left" w:pos="2268"/>
      </w:tabs>
      <w:spacing w:before="120" w:after="120"/>
      <w:outlineLvl w:val="8"/>
    </w:pPr>
    <w:rPr>
      <w:szCs w:val="20"/>
      <w:lang w:val="de-DE" w:eastAsia="de-D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qFormat/>
    <w:rPr>
      <w:rFonts w:cs="Calibri"/>
      <w:b/>
      <w:caps/>
      <w:color w:val="0070C0"/>
      <w:kern w:val="2"/>
      <w:sz w:val="24"/>
      <w:szCs w:val="22"/>
      <w:lang w:eastAsia="de-DE"/>
    </w:rPr>
  </w:style>
  <w:style w:type="character" w:customStyle="1" w:styleId="2Char">
    <w:name w:val="제목 2 Char"/>
    <w:qFormat/>
    <w:rPr>
      <w:rFonts w:cs="Calibri"/>
      <w:b/>
      <w:color w:val="0070C0"/>
      <w:sz w:val="24"/>
      <w:szCs w:val="24"/>
    </w:rPr>
  </w:style>
  <w:style w:type="character" w:customStyle="1" w:styleId="Char">
    <w:name w:val="본문 Char"/>
    <w:qFormat/>
    <w:rPr>
      <w:rFonts w:ascii="Arial" w:hAnsi="Arial" w:cs="Times New Roman"/>
      <w:szCs w:val="24"/>
    </w:rPr>
  </w:style>
  <w:style w:type="character" w:customStyle="1" w:styleId="Char0">
    <w:name w:val="바닥글 Char"/>
    <w:qFormat/>
    <w:rPr>
      <w:rFonts w:ascii="Arial" w:hAnsi="Arial" w:cs="Times New Roman"/>
      <w:szCs w:val="24"/>
    </w:rPr>
  </w:style>
  <w:style w:type="character" w:customStyle="1" w:styleId="Char1">
    <w:name w:val="머리글 Char"/>
    <w:qFormat/>
    <w:rPr>
      <w:rFonts w:ascii="Arial" w:eastAsia="Calibri" w:hAnsi="Arial" w:cs="Times New Roman"/>
      <w:szCs w:val="24"/>
      <w:lang w:eastAsia="en-GB"/>
    </w:rPr>
  </w:style>
  <w:style w:type="character" w:customStyle="1" w:styleId="3Char">
    <w:name w:val="제목 3 Char"/>
    <w:qFormat/>
    <w:rPr>
      <w:rFonts w:cs="Calibri"/>
      <w:sz w:val="22"/>
      <w:lang w:eastAsia="de-DE"/>
    </w:rPr>
  </w:style>
  <w:style w:type="character" w:customStyle="1" w:styleId="4Char">
    <w:name w:val="제목 4 Char"/>
    <w:qFormat/>
    <w:rPr>
      <w:rFonts w:ascii="Arial" w:hAnsi="Arial" w:cs="Calibri"/>
      <w:szCs w:val="20"/>
      <w:lang w:val="en-US" w:eastAsia="de-DE"/>
    </w:rPr>
  </w:style>
  <w:style w:type="character" w:customStyle="1" w:styleId="5Char">
    <w:name w:val="제목 5 Char"/>
    <w:qFormat/>
    <w:rPr>
      <w:rFonts w:ascii="Arial" w:eastAsia="Times New Roman" w:hAnsi="Arial" w:cs="Times New Roman"/>
      <w:szCs w:val="20"/>
      <w:lang w:val="de-DE" w:eastAsia="de-DE"/>
    </w:rPr>
  </w:style>
  <w:style w:type="character" w:customStyle="1" w:styleId="6Char">
    <w:name w:val="제목 6 Char"/>
    <w:qFormat/>
    <w:rPr>
      <w:rFonts w:ascii="Arial" w:hAnsi="Arial" w:cs="Calibri"/>
      <w:szCs w:val="20"/>
      <w:lang w:val="de-DE" w:eastAsia="de-DE"/>
    </w:rPr>
  </w:style>
  <w:style w:type="character" w:customStyle="1" w:styleId="7Char">
    <w:name w:val="제목 7 Char"/>
    <w:qFormat/>
    <w:rPr>
      <w:rFonts w:ascii="Arial" w:hAnsi="Arial" w:cs="Calibri"/>
      <w:szCs w:val="20"/>
      <w:lang w:val="de-DE" w:eastAsia="de-DE"/>
    </w:rPr>
  </w:style>
  <w:style w:type="character" w:customStyle="1" w:styleId="8Char">
    <w:name w:val="제목 8 Char"/>
    <w:qFormat/>
    <w:rPr>
      <w:rFonts w:ascii="Arial" w:hAnsi="Arial" w:cs="Calibri"/>
      <w:szCs w:val="20"/>
      <w:lang w:val="de-DE" w:eastAsia="de-DE"/>
    </w:rPr>
  </w:style>
  <w:style w:type="character" w:customStyle="1" w:styleId="9Char">
    <w:name w:val="제목 9 Char"/>
    <w:qFormat/>
    <w:rPr>
      <w:rFonts w:ascii="Arial" w:hAnsi="Arial" w:cs="Calibri"/>
      <w:szCs w:val="20"/>
      <w:lang w:val="de-DE" w:eastAsia="de-DE"/>
    </w:rPr>
  </w:style>
  <w:style w:type="character" w:styleId="a6">
    <w:name w:val="Hyperlink"/>
    <w:rPr>
      <w:strike w:val="0"/>
      <w:dstrike w:val="0"/>
      <w:position w:val="0"/>
      <w:sz w:val="20"/>
      <w:vertAlign w:val="baseline"/>
    </w:rPr>
  </w:style>
  <w:style w:type="character" w:styleId="a7">
    <w:name w:val="page number"/>
    <w:basedOn w:val="a3"/>
    <w:qFormat/>
  </w:style>
  <w:style w:type="character" w:customStyle="1" w:styleId="Char2">
    <w:name w:val="본문 들여쓰기 Char"/>
    <w:qFormat/>
    <w:rPr>
      <w:rFonts w:ascii="Arial" w:hAnsi="Arial" w:cs="Times New Roman"/>
      <w:szCs w:val="24"/>
    </w:rPr>
  </w:style>
  <w:style w:type="character" w:customStyle="1" w:styleId="2Char0">
    <w:name w:val="본문 들여쓰기 2 Char"/>
    <w:qFormat/>
    <w:rPr>
      <w:rFonts w:ascii="Arial" w:hAnsi="Arial" w:cs="Times New Roman"/>
      <w:szCs w:val="24"/>
      <w:lang w:eastAsia="de-DE"/>
    </w:rPr>
  </w:style>
  <w:style w:type="character" w:customStyle="1" w:styleId="FootnoteCharactersuser">
    <w:name w:val="Footnote Characters (user)"/>
    <w:qFormat/>
    <w:rPr>
      <w:rFonts w:ascii="Arial" w:hAnsi="Arial"/>
      <w:sz w:val="16"/>
    </w:rPr>
  </w:style>
  <w:style w:type="character" w:customStyle="1" w:styleId="FootnoteAnchoruser">
    <w:name w:val="Footnote Anchor (user)"/>
    <w:qFormat/>
    <w:rPr>
      <w:rFonts w:ascii="Arial" w:hAnsi="Arial"/>
      <w:sz w:val="16"/>
      <w:vertAlign w:val="superscript"/>
    </w:rPr>
  </w:style>
  <w:style w:type="character" w:customStyle="1" w:styleId="Char3">
    <w:name w:val="각주 텍스트 Char"/>
    <w:qFormat/>
    <w:rPr>
      <w:rFonts w:ascii="Arial" w:hAnsi="Arial" w:cs="Times New Roman"/>
      <w:sz w:val="20"/>
      <w:szCs w:val="20"/>
    </w:rPr>
  </w:style>
  <w:style w:type="character" w:customStyle="1" w:styleId="Char4">
    <w:name w:val="부제 Char"/>
    <w:qFormat/>
    <w:rPr>
      <w:rFonts w:ascii="Arial" w:hAnsi="Arial" w:cs="Arial"/>
      <w:szCs w:val="24"/>
    </w:rPr>
  </w:style>
  <w:style w:type="character" w:customStyle="1" w:styleId="Char5">
    <w:name w:val="제목 Char"/>
    <w:qFormat/>
    <w:rPr>
      <w:rFonts w:ascii="Arial" w:hAnsi="Arial" w:cs="Arial"/>
      <w:b/>
      <w:bCs/>
      <w:kern w:val="2"/>
      <w:sz w:val="32"/>
      <w:szCs w:val="32"/>
    </w:rPr>
  </w:style>
  <w:style w:type="character" w:customStyle="1" w:styleId="Char6">
    <w:name w:val="풍선 도움말 텍스트 Char"/>
    <w:basedOn w:val="a3"/>
    <w:qFormat/>
    <w:rPr>
      <w:rFonts w:ascii="Tahoma" w:hAnsi="Tahoma" w:cs="Tahoma"/>
      <w:sz w:val="16"/>
      <w:szCs w:val="16"/>
    </w:rPr>
  </w:style>
  <w:style w:type="character" w:styleId="a8">
    <w:name w:val="annotation reference"/>
    <w:basedOn w:val="a3"/>
    <w:qFormat/>
    <w:rPr>
      <w:sz w:val="16"/>
      <w:szCs w:val="16"/>
    </w:rPr>
  </w:style>
  <w:style w:type="character" w:customStyle="1" w:styleId="Char7">
    <w:name w:val="메모 텍스트 Char"/>
    <w:basedOn w:val="a3"/>
    <w:qFormat/>
    <w:rPr>
      <w:rFonts w:ascii="Arial" w:hAnsi="Arial" w:cs="Calibri"/>
    </w:rPr>
  </w:style>
  <w:style w:type="character" w:customStyle="1" w:styleId="Char8">
    <w:name w:val="메모 주제 Char"/>
    <w:basedOn w:val="Char7"/>
    <w:qFormat/>
    <w:rPr>
      <w:rFonts w:ascii="Arial" w:hAnsi="Arial" w:cs="Calibri"/>
      <w:b/>
      <w:bCs/>
    </w:rPr>
  </w:style>
  <w:style w:type="character" w:customStyle="1" w:styleId="NumberingSymbols">
    <w:name w:val="Numbering Symbols"/>
    <w:qFormat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styleId="a9">
    <w:name w:val="Strong"/>
    <w:basedOn w:val="a3"/>
    <w:uiPriority w:val="22"/>
    <w:qFormat/>
    <w:rsid w:val="00EF27AD"/>
    <w:rPr>
      <w:b/>
      <w:bCs/>
    </w:rPr>
  </w:style>
  <w:style w:type="character" w:styleId="aa">
    <w:name w:val="Emphasis"/>
    <w:basedOn w:val="a3"/>
    <w:uiPriority w:val="20"/>
    <w:qFormat/>
    <w:rsid w:val="00EF27AD"/>
    <w:rPr>
      <w:i/>
      <w:iCs/>
    </w:rPr>
  </w:style>
  <w:style w:type="character" w:styleId="ab">
    <w:name w:val="line number"/>
  </w:style>
  <w:style w:type="paragraph" w:customStyle="1" w:styleId="Heading">
    <w:name w:val="Heading"/>
    <w:basedOn w:val="a0"/>
    <w:next w:val="a1"/>
    <w:qFormat/>
    <w:pPr>
      <w:keepNext/>
      <w:spacing w:before="240" w:after="120"/>
    </w:pPr>
    <w:rPr>
      <w:rFonts w:ascii="Liberation Sans" w:eastAsia="PingFang SC" w:hAnsi="Liberation Sans" w:cs="Lucida Sans"/>
      <w:sz w:val="28"/>
      <w:szCs w:val="28"/>
    </w:rPr>
  </w:style>
  <w:style w:type="paragraph" w:styleId="a1">
    <w:name w:val="Body Text"/>
    <w:basedOn w:val="a0"/>
    <w:pPr>
      <w:spacing w:after="120"/>
      <w:jc w:val="both"/>
    </w:pPr>
  </w:style>
  <w:style w:type="paragraph" w:styleId="ac">
    <w:name w:val="List"/>
    <w:basedOn w:val="a1"/>
    <w:rPr>
      <w:rFonts w:cs="Lucida Sans"/>
    </w:rPr>
  </w:style>
  <w:style w:type="paragraph" w:styleId="ad">
    <w:name w:val="caption"/>
    <w:basedOn w:val="a0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a0"/>
    <w:qFormat/>
    <w:pPr>
      <w:suppressLineNumbers/>
    </w:pPr>
    <w:rPr>
      <w:rFonts w:cs="Lucida Sans"/>
    </w:rPr>
  </w:style>
  <w:style w:type="paragraph" w:customStyle="1" w:styleId="Annex">
    <w:name w:val="Annex"/>
    <w:basedOn w:val="1"/>
    <w:next w:val="a0"/>
    <w:qFormat/>
    <w:pPr>
      <w:numPr>
        <w:numId w:val="0"/>
      </w:numPr>
      <w:tabs>
        <w:tab w:val="left" w:pos="1701"/>
      </w:tabs>
      <w:jc w:val="both"/>
      <w:outlineLvl w:val="9"/>
    </w:pPr>
    <w:rPr>
      <w:kern w:val="0"/>
      <w:lang w:eastAsia="en-GB"/>
    </w:rPr>
  </w:style>
  <w:style w:type="paragraph" w:customStyle="1" w:styleId="AnnexFigure">
    <w:name w:val="Annex Figure"/>
    <w:basedOn w:val="a0"/>
    <w:next w:val="a0"/>
    <w:qFormat/>
    <w:pPr>
      <w:numPr>
        <w:numId w:val="2"/>
      </w:numPr>
      <w:spacing w:before="120" w:after="120"/>
      <w:jc w:val="center"/>
    </w:pPr>
    <w:rPr>
      <w:i/>
    </w:rPr>
  </w:style>
  <w:style w:type="paragraph" w:customStyle="1" w:styleId="AnnexHeading1">
    <w:name w:val="Annex Heading 1"/>
    <w:basedOn w:val="a0"/>
    <w:next w:val="a1"/>
    <w:qFormat/>
    <w:pPr>
      <w:numPr>
        <w:numId w:val="3"/>
      </w:numPr>
      <w:spacing w:before="120" w:after="120"/>
    </w:pPr>
    <w:rPr>
      <w:rFonts w:cs="Arial"/>
      <w:b/>
      <w:caps/>
      <w:sz w:val="24"/>
    </w:rPr>
  </w:style>
  <w:style w:type="paragraph" w:customStyle="1" w:styleId="AnnexHeading2">
    <w:name w:val="Annex Heading 2"/>
    <w:basedOn w:val="a0"/>
    <w:next w:val="a1"/>
    <w:qFormat/>
    <w:pPr>
      <w:tabs>
        <w:tab w:val="left" w:pos="567"/>
      </w:tabs>
      <w:spacing w:before="120" w:after="120"/>
      <w:ind w:left="567" w:hanging="567"/>
    </w:pPr>
    <w:rPr>
      <w:rFonts w:cs="Arial"/>
      <w:b/>
    </w:rPr>
  </w:style>
  <w:style w:type="paragraph" w:customStyle="1" w:styleId="AnnexHeading3">
    <w:name w:val="Annex Heading 3"/>
    <w:basedOn w:val="a0"/>
    <w:next w:val="a0"/>
    <w:qFormat/>
    <w:pPr>
      <w:tabs>
        <w:tab w:val="left" w:pos="567"/>
      </w:tabs>
      <w:spacing w:before="120" w:after="120"/>
      <w:ind w:left="567" w:hanging="567"/>
    </w:pPr>
    <w:rPr>
      <w:rFonts w:cs="Arial"/>
    </w:rPr>
  </w:style>
  <w:style w:type="paragraph" w:customStyle="1" w:styleId="AnnexHeading4">
    <w:name w:val="Annex Heading 4"/>
    <w:basedOn w:val="a0"/>
    <w:next w:val="a1"/>
    <w:qFormat/>
    <w:pPr>
      <w:tabs>
        <w:tab w:val="left" w:pos="567"/>
      </w:tabs>
      <w:spacing w:before="120" w:after="120"/>
      <w:ind w:left="567" w:hanging="567"/>
    </w:pPr>
    <w:rPr>
      <w:rFonts w:cs="Arial"/>
    </w:rPr>
  </w:style>
  <w:style w:type="paragraph" w:customStyle="1" w:styleId="AnnexTable">
    <w:name w:val="Annex Table"/>
    <w:basedOn w:val="a0"/>
    <w:next w:val="a0"/>
    <w:qFormat/>
    <w:pPr>
      <w:numPr>
        <w:numId w:val="4"/>
      </w:numPr>
      <w:tabs>
        <w:tab w:val="left" w:pos="1418"/>
      </w:tabs>
      <w:spacing w:before="120" w:after="120"/>
      <w:jc w:val="center"/>
    </w:pPr>
    <w:rPr>
      <w:i/>
    </w:rPr>
  </w:style>
  <w:style w:type="paragraph" w:customStyle="1" w:styleId="Bullet1">
    <w:name w:val="Bullet 1"/>
    <w:basedOn w:val="a0"/>
    <w:qFormat/>
    <w:pPr>
      <w:tabs>
        <w:tab w:val="left" w:pos="1134"/>
      </w:tabs>
      <w:spacing w:after="120"/>
      <w:ind w:left="1134" w:hanging="567"/>
      <w:jc w:val="both"/>
      <w:outlineLvl w:val="0"/>
    </w:pPr>
    <w:rPr>
      <w:rFonts w:cs="Arial"/>
      <w:lang w:eastAsia="de-DE"/>
    </w:rPr>
  </w:style>
  <w:style w:type="paragraph" w:customStyle="1" w:styleId="Bullet1text">
    <w:name w:val="Bullet 1 text"/>
    <w:basedOn w:val="a0"/>
    <w:qFormat/>
    <w:pPr>
      <w:spacing w:after="120"/>
      <w:ind w:left="1134"/>
      <w:jc w:val="both"/>
    </w:pPr>
    <w:rPr>
      <w:rFonts w:cs="Arial"/>
      <w:lang w:val="fr-FR"/>
    </w:rPr>
  </w:style>
  <w:style w:type="paragraph" w:customStyle="1" w:styleId="Bullet2">
    <w:name w:val="Bullet 2"/>
    <w:basedOn w:val="a0"/>
    <w:qFormat/>
    <w:pPr>
      <w:numPr>
        <w:numId w:val="6"/>
      </w:numPr>
      <w:tabs>
        <w:tab w:val="left" w:pos="1701"/>
      </w:tabs>
      <w:spacing w:after="120"/>
      <w:ind w:left="1701" w:hanging="567"/>
      <w:jc w:val="both"/>
    </w:pPr>
    <w:rPr>
      <w:rFonts w:cs="Arial"/>
    </w:rPr>
  </w:style>
  <w:style w:type="paragraph" w:customStyle="1" w:styleId="Bullet2text">
    <w:name w:val="Bullet 2 text"/>
    <w:basedOn w:val="a0"/>
    <w:qFormat/>
    <w:pPr>
      <w:spacing w:after="120"/>
      <w:ind w:left="1701"/>
      <w:jc w:val="both"/>
    </w:pPr>
    <w:rPr>
      <w:rFonts w:cs="Arial"/>
    </w:rPr>
  </w:style>
  <w:style w:type="paragraph" w:customStyle="1" w:styleId="Bullet3">
    <w:name w:val="Bullet 3"/>
    <w:basedOn w:val="a0"/>
    <w:qFormat/>
    <w:pPr>
      <w:numPr>
        <w:numId w:val="12"/>
      </w:numPr>
      <w:tabs>
        <w:tab w:val="left" w:pos="2268"/>
      </w:tabs>
      <w:spacing w:after="60"/>
      <w:ind w:left="2268" w:hanging="567"/>
      <w:jc w:val="both"/>
    </w:pPr>
    <w:rPr>
      <w:rFonts w:cs="Arial"/>
      <w:sz w:val="20"/>
    </w:rPr>
  </w:style>
  <w:style w:type="paragraph" w:customStyle="1" w:styleId="Bullet3text">
    <w:name w:val="Bullet 3 text"/>
    <w:basedOn w:val="a0"/>
    <w:qFormat/>
    <w:pPr>
      <w:spacing w:after="60"/>
      <w:ind w:left="2268"/>
    </w:pPr>
    <w:rPr>
      <w:rFonts w:cs="Arial"/>
      <w:sz w:val="20"/>
    </w:rPr>
  </w:style>
  <w:style w:type="paragraph" w:customStyle="1" w:styleId="Figure">
    <w:name w:val="Figure_#"/>
    <w:basedOn w:val="a0"/>
    <w:next w:val="a0"/>
    <w:qFormat/>
    <w:pPr>
      <w:numPr>
        <w:numId w:val="7"/>
      </w:numPr>
      <w:spacing w:before="120" w:after="120"/>
      <w:jc w:val="center"/>
    </w:pPr>
    <w:rPr>
      <w:i/>
      <w:szCs w:val="20"/>
    </w:rPr>
  </w:style>
  <w:style w:type="paragraph" w:customStyle="1" w:styleId="HeaderandFooter">
    <w:name w:val="Header and Footer"/>
    <w:basedOn w:val="a0"/>
    <w:qFormat/>
  </w:style>
  <w:style w:type="paragraph" w:styleId="ae">
    <w:name w:val="footer"/>
    <w:basedOn w:val="a0"/>
    <w:pPr>
      <w:tabs>
        <w:tab w:val="center" w:pos="4820"/>
        <w:tab w:val="right" w:pos="9639"/>
      </w:tabs>
    </w:pPr>
  </w:style>
  <w:style w:type="paragraph" w:styleId="af">
    <w:name w:val="header"/>
    <w:basedOn w:val="a0"/>
    <w:pPr>
      <w:tabs>
        <w:tab w:val="center" w:pos="4820"/>
        <w:tab w:val="right" w:pos="9639"/>
      </w:tabs>
    </w:pPr>
  </w:style>
  <w:style w:type="paragraph" w:styleId="30">
    <w:name w:val="List Bullet 3"/>
    <w:basedOn w:val="a0"/>
    <w:qFormat/>
    <w:pPr>
      <w:numPr>
        <w:numId w:val="10"/>
      </w:numPr>
      <w:spacing w:after="120"/>
      <w:jc w:val="both"/>
    </w:pPr>
    <w:rPr>
      <w:rFonts w:eastAsia="MS Mincho"/>
      <w:lang w:eastAsia="ja-JP"/>
    </w:rPr>
  </w:style>
  <w:style w:type="paragraph" w:customStyle="1" w:styleId="List1indent2">
    <w:name w:val="List 1 indent 2"/>
    <w:basedOn w:val="a0"/>
    <w:qFormat/>
    <w:pPr>
      <w:widowControl w:val="0"/>
      <w:tabs>
        <w:tab w:val="left" w:pos="567"/>
      </w:tabs>
      <w:spacing w:after="120"/>
      <w:ind w:left="567" w:hanging="567"/>
      <w:jc w:val="both"/>
    </w:pPr>
    <w:rPr>
      <w:rFonts w:cs="Arial"/>
      <w:sz w:val="20"/>
      <w:szCs w:val="20"/>
    </w:rPr>
  </w:style>
  <w:style w:type="paragraph" w:customStyle="1" w:styleId="List1indent2text">
    <w:name w:val="List 1 indent 2 text"/>
    <w:basedOn w:val="a0"/>
    <w:qFormat/>
    <w:pPr>
      <w:spacing w:after="60"/>
      <w:ind w:left="1701"/>
      <w:jc w:val="both"/>
    </w:pPr>
    <w:rPr>
      <w:rFonts w:cs="Arial"/>
      <w:sz w:val="20"/>
    </w:rPr>
  </w:style>
  <w:style w:type="paragraph" w:customStyle="1" w:styleId="List1indenttext">
    <w:name w:val="List 1 indent text"/>
    <w:basedOn w:val="a0"/>
    <w:qFormat/>
    <w:pPr>
      <w:spacing w:after="120"/>
      <w:ind w:left="1134"/>
      <w:jc w:val="both"/>
    </w:pPr>
    <w:rPr>
      <w:szCs w:val="20"/>
    </w:rPr>
  </w:style>
  <w:style w:type="paragraph" w:customStyle="1" w:styleId="List1text">
    <w:name w:val="List 1 text"/>
    <w:basedOn w:val="a0"/>
    <w:qFormat/>
    <w:pPr>
      <w:spacing w:after="120"/>
      <w:ind w:left="567"/>
    </w:pPr>
    <w:rPr>
      <w:rFonts w:cs="Arial"/>
    </w:rPr>
  </w:style>
  <w:style w:type="paragraph" w:styleId="af0">
    <w:name w:val="table of figures"/>
    <w:basedOn w:val="a0"/>
    <w:next w:val="a0"/>
    <w:qFormat/>
    <w:pPr>
      <w:tabs>
        <w:tab w:val="left" w:pos="1418"/>
        <w:tab w:val="right" w:pos="9639"/>
      </w:tabs>
      <w:spacing w:before="60" w:after="60"/>
      <w:ind w:left="1418" w:right="282" w:hanging="1418"/>
    </w:pPr>
    <w:rPr>
      <w:rFonts w:eastAsia="Times New Roman" w:cs="Times New Roman"/>
      <w:szCs w:val="24"/>
      <w:lang w:eastAsia="en-US"/>
    </w:rPr>
  </w:style>
  <w:style w:type="paragraph" w:customStyle="1" w:styleId="Table">
    <w:name w:val="Table_#"/>
    <w:basedOn w:val="a0"/>
    <w:next w:val="a0"/>
    <w:qFormat/>
    <w:pPr>
      <w:numPr>
        <w:numId w:val="9"/>
      </w:numPr>
      <w:spacing w:before="120" w:after="120"/>
      <w:jc w:val="center"/>
    </w:pPr>
    <w:rPr>
      <w:i/>
      <w:szCs w:val="20"/>
    </w:rPr>
  </w:style>
  <w:style w:type="paragraph" w:styleId="10">
    <w:name w:val="toc 1"/>
    <w:basedOn w:val="a0"/>
    <w:next w:val="a0"/>
    <w:pPr>
      <w:tabs>
        <w:tab w:val="left" w:pos="567"/>
        <w:tab w:val="right" w:pos="9639"/>
      </w:tabs>
      <w:spacing w:before="120"/>
      <w:ind w:right="284"/>
    </w:pPr>
    <w:rPr>
      <w:rFonts w:eastAsia="Times New Roman" w:cs="Arial"/>
      <w:bCs/>
      <w:iCs/>
      <w:caps/>
      <w:lang w:eastAsia="en-US"/>
    </w:rPr>
  </w:style>
  <w:style w:type="paragraph" w:styleId="21">
    <w:name w:val="toc 2"/>
    <w:basedOn w:val="a0"/>
    <w:next w:val="a0"/>
    <w:pPr>
      <w:tabs>
        <w:tab w:val="left" w:pos="1418"/>
        <w:tab w:val="right" w:pos="9639"/>
      </w:tabs>
      <w:spacing w:before="120"/>
      <w:ind w:left="1418" w:right="284" w:hanging="851"/>
    </w:pPr>
    <w:rPr>
      <w:rFonts w:eastAsia="Times New Roman" w:cs="Times New Roman"/>
      <w:bCs/>
      <w:szCs w:val="26"/>
      <w:lang w:eastAsia="en-US"/>
    </w:rPr>
  </w:style>
  <w:style w:type="paragraph" w:styleId="31">
    <w:name w:val="toc 3"/>
    <w:basedOn w:val="a0"/>
    <w:next w:val="a0"/>
    <w:pPr>
      <w:tabs>
        <w:tab w:val="left" w:pos="2268"/>
        <w:tab w:val="right" w:pos="9639"/>
      </w:tabs>
      <w:ind w:left="2268" w:right="284" w:hanging="850"/>
    </w:pPr>
    <w:rPr>
      <w:rFonts w:ascii="Calibri" w:eastAsia="Times New Roman" w:hAnsi="Calibri" w:cs="Times New Roman"/>
    </w:rPr>
  </w:style>
  <w:style w:type="paragraph" w:styleId="40">
    <w:name w:val="toc 4"/>
    <w:basedOn w:val="a0"/>
    <w:next w:val="a0"/>
    <w:pPr>
      <w:tabs>
        <w:tab w:val="left" w:pos="1418"/>
        <w:tab w:val="right" w:pos="9639"/>
      </w:tabs>
      <w:spacing w:before="120" w:after="120"/>
      <w:ind w:left="1418" w:right="284" w:hanging="1418"/>
    </w:pPr>
    <w:rPr>
      <w:rFonts w:eastAsia="Times New Roman" w:cs="Times New Roman"/>
      <w:b/>
      <w:caps/>
      <w:szCs w:val="24"/>
      <w:lang w:eastAsia="en-US"/>
    </w:rPr>
  </w:style>
  <w:style w:type="paragraph" w:styleId="50">
    <w:name w:val="toc 5"/>
    <w:basedOn w:val="a0"/>
    <w:next w:val="a0"/>
    <w:autoRedefine/>
    <w:pPr>
      <w:ind w:left="880"/>
    </w:pPr>
    <w:rPr>
      <w:rFonts w:ascii="Times New Roman" w:eastAsia="Times New Roman" w:hAnsi="Times New Roman" w:cs="Times New Roman"/>
      <w:szCs w:val="24"/>
      <w:lang w:eastAsia="en-US"/>
    </w:rPr>
  </w:style>
  <w:style w:type="paragraph" w:styleId="60">
    <w:name w:val="toc 6"/>
    <w:basedOn w:val="a0"/>
    <w:next w:val="a0"/>
    <w:autoRedefine/>
    <w:pPr>
      <w:ind w:left="1100"/>
    </w:pPr>
    <w:rPr>
      <w:rFonts w:ascii="Times New Roman" w:eastAsia="Times New Roman" w:hAnsi="Times New Roman" w:cs="Times New Roman"/>
      <w:szCs w:val="24"/>
      <w:lang w:eastAsia="en-US"/>
    </w:rPr>
  </w:style>
  <w:style w:type="paragraph" w:styleId="70">
    <w:name w:val="toc 7"/>
    <w:basedOn w:val="a0"/>
    <w:next w:val="a0"/>
    <w:autoRedefine/>
    <w:pPr>
      <w:ind w:left="1200"/>
    </w:pPr>
    <w:rPr>
      <w:sz w:val="20"/>
      <w:szCs w:val="20"/>
    </w:rPr>
  </w:style>
  <w:style w:type="paragraph" w:styleId="80">
    <w:name w:val="toc 8"/>
    <w:basedOn w:val="a0"/>
    <w:next w:val="a0"/>
    <w:autoRedefine/>
    <w:pPr>
      <w:ind w:left="1440"/>
    </w:pPr>
    <w:rPr>
      <w:sz w:val="20"/>
      <w:szCs w:val="20"/>
    </w:rPr>
  </w:style>
  <w:style w:type="paragraph" w:styleId="90">
    <w:name w:val="toc 9"/>
    <w:basedOn w:val="a0"/>
    <w:next w:val="a0"/>
    <w:autoRedefine/>
    <w:pPr>
      <w:ind w:left="1680"/>
    </w:pPr>
    <w:rPr>
      <w:sz w:val="20"/>
      <w:szCs w:val="20"/>
    </w:rPr>
  </w:style>
  <w:style w:type="paragraph" w:styleId="a2">
    <w:name w:val="Body Text Indent"/>
    <w:basedOn w:val="a0"/>
    <w:pPr>
      <w:spacing w:after="120"/>
      <w:ind w:left="567"/>
    </w:pPr>
  </w:style>
  <w:style w:type="paragraph" w:styleId="20">
    <w:name w:val="Body Text Indent 2"/>
    <w:basedOn w:val="a0"/>
    <w:qFormat/>
    <w:pPr>
      <w:spacing w:after="120"/>
      <w:ind w:left="1134"/>
      <w:jc w:val="both"/>
    </w:pPr>
    <w:rPr>
      <w:lang w:eastAsia="de-DE"/>
    </w:rPr>
  </w:style>
  <w:style w:type="paragraph" w:styleId="af1">
    <w:name w:val="footnote text"/>
    <w:basedOn w:val="a0"/>
    <w:rPr>
      <w:sz w:val="20"/>
      <w:szCs w:val="20"/>
    </w:rPr>
  </w:style>
  <w:style w:type="paragraph" w:styleId="af2">
    <w:name w:val="Subtitle"/>
    <w:basedOn w:val="a0"/>
    <w:uiPriority w:val="11"/>
    <w:qFormat/>
    <w:pPr>
      <w:spacing w:after="60"/>
      <w:jc w:val="center"/>
      <w:outlineLvl w:val="1"/>
    </w:pPr>
    <w:rPr>
      <w:rFonts w:cs="Arial"/>
    </w:rPr>
  </w:style>
  <w:style w:type="paragraph" w:styleId="af3">
    <w:name w:val="Title"/>
    <w:basedOn w:val="a0"/>
    <w:uiPriority w:val="10"/>
    <w:qFormat/>
    <w:pPr>
      <w:spacing w:before="120" w:after="240"/>
      <w:jc w:val="center"/>
      <w:outlineLvl w:val="0"/>
    </w:pPr>
    <w:rPr>
      <w:rFonts w:cs="Arial"/>
      <w:b/>
      <w:bCs/>
      <w:kern w:val="2"/>
      <w:sz w:val="32"/>
      <w:szCs w:val="32"/>
    </w:rPr>
  </w:style>
  <w:style w:type="paragraph" w:customStyle="1" w:styleId="List1indent1">
    <w:name w:val="List 1 indent 1"/>
    <w:basedOn w:val="a0"/>
    <w:qFormat/>
    <w:pPr>
      <w:tabs>
        <w:tab w:val="left" w:pos="567"/>
      </w:tabs>
      <w:spacing w:after="120"/>
      <w:ind w:left="567" w:hanging="567"/>
      <w:jc w:val="both"/>
    </w:pPr>
    <w:rPr>
      <w:rFonts w:cs="Arial"/>
    </w:rPr>
  </w:style>
  <w:style w:type="paragraph" w:customStyle="1" w:styleId="List1indent1text">
    <w:name w:val="List 1 indent 1 text"/>
    <w:basedOn w:val="a0"/>
    <w:qFormat/>
    <w:pPr>
      <w:spacing w:after="120"/>
      <w:ind w:left="1134"/>
      <w:jc w:val="both"/>
    </w:pPr>
    <w:rPr>
      <w:rFonts w:cs="Arial"/>
      <w:lang w:eastAsia="fr-FR"/>
    </w:rPr>
  </w:style>
  <w:style w:type="paragraph" w:customStyle="1" w:styleId="References">
    <w:name w:val="References"/>
    <w:basedOn w:val="a0"/>
    <w:qFormat/>
    <w:pPr>
      <w:numPr>
        <w:numId w:val="8"/>
      </w:numPr>
      <w:spacing w:after="120"/>
    </w:pPr>
    <w:rPr>
      <w:szCs w:val="20"/>
    </w:rPr>
  </w:style>
  <w:style w:type="paragraph" w:customStyle="1" w:styleId="AppendixHeading1">
    <w:name w:val="Appendix Heading 1"/>
    <w:basedOn w:val="a0"/>
    <w:next w:val="a1"/>
    <w:qFormat/>
    <w:pPr>
      <w:numPr>
        <w:numId w:val="5"/>
      </w:numPr>
      <w:spacing w:before="120" w:after="120"/>
    </w:pPr>
    <w:rPr>
      <w:rFonts w:cs="Arial"/>
      <w:b/>
      <w:caps/>
      <w:sz w:val="24"/>
    </w:rPr>
  </w:style>
  <w:style w:type="paragraph" w:customStyle="1" w:styleId="AppendixHeading2">
    <w:name w:val="Appendix Heading 2"/>
    <w:basedOn w:val="a0"/>
    <w:next w:val="a1"/>
    <w:qFormat/>
    <w:pPr>
      <w:tabs>
        <w:tab w:val="left" w:pos="567"/>
      </w:tabs>
      <w:spacing w:before="120" w:after="120"/>
      <w:ind w:left="567" w:hanging="567"/>
    </w:pPr>
    <w:rPr>
      <w:rFonts w:cs="Arial"/>
      <w:b/>
    </w:rPr>
  </w:style>
  <w:style w:type="paragraph" w:customStyle="1" w:styleId="AppendixHeading3">
    <w:name w:val="Appendix Heading 3"/>
    <w:basedOn w:val="a0"/>
    <w:next w:val="a0"/>
    <w:qFormat/>
    <w:pPr>
      <w:tabs>
        <w:tab w:val="left" w:pos="567"/>
      </w:tabs>
      <w:spacing w:before="120" w:after="120"/>
      <w:ind w:left="567" w:hanging="567"/>
    </w:pPr>
    <w:rPr>
      <w:rFonts w:cs="Arial"/>
    </w:rPr>
  </w:style>
  <w:style w:type="paragraph" w:customStyle="1" w:styleId="AppendixHeading4">
    <w:name w:val="Appendix Heading 4"/>
    <w:basedOn w:val="a0"/>
    <w:next w:val="a1"/>
    <w:qFormat/>
    <w:pPr>
      <w:tabs>
        <w:tab w:val="left" w:pos="567"/>
      </w:tabs>
      <w:spacing w:before="120" w:after="120"/>
      <w:ind w:left="567" w:hanging="567"/>
    </w:pPr>
    <w:rPr>
      <w:rFonts w:cs="Arial"/>
    </w:rPr>
  </w:style>
  <w:style w:type="paragraph" w:customStyle="1" w:styleId="equation">
    <w:name w:val="equation"/>
    <w:basedOn w:val="a0"/>
    <w:next w:val="a1"/>
    <w:qFormat/>
    <w:pPr>
      <w:keepNext/>
      <w:numPr>
        <w:numId w:val="11"/>
      </w:numPr>
      <w:tabs>
        <w:tab w:val="left" w:pos="142"/>
      </w:tabs>
      <w:spacing w:after="120"/>
      <w:jc w:val="right"/>
    </w:pPr>
    <w:rPr>
      <w:rFonts w:eastAsia="Times New Roman" w:cs="Times New Roman"/>
      <w:szCs w:val="24"/>
      <w:lang w:eastAsia="en-US"/>
    </w:rPr>
  </w:style>
  <w:style w:type="paragraph" w:styleId="a">
    <w:name w:val="Closing"/>
    <w:basedOn w:val="a0"/>
    <w:next w:val="a0"/>
    <w:qFormat/>
    <w:pPr>
      <w:numPr>
        <w:numId w:val="13"/>
      </w:numPr>
      <w:spacing w:before="120" w:after="240"/>
      <w:ind w:left="1985" w:hanging="1985"/>
    </w:pPr>
    <w:rPr>
      <w:b/>
      <w:sz w:val="24"/>
      <w:szCs w:val="28"/>
      <w:lang w:eastAsia="en-US"/>
    </w:rPr>
  </w:style>
  <w:style w:type="paragraph" w:styleId="af4">
    <w:name w:val="Balloon Text"/>
    <w:basedOn w:val="a0"/>
    <w:qFormat/>
    <w:rPr>
      <w:rFonts w:ascii="Tahoma" w:hAnsi="Tahoma" w:cs="Tahoma"/>
      <w:sz w:val="16"/>
      <w:szCs w:val="16"/>
    </w:rPr>
  </w:style>
  <w:style w:type="paragraph" w:styleId="af5">
    <w:name w:val="List Paragraph"/>
    <w:basedOn w:val="a0"/>
    <w:qFormat/>
    <w:pPr>
      <w:ind w:left="720"/>
      <w:contextualSpacing/>
    </w:pPr>
  </w:style>
  <w:style w:type="paragraph" w:styleId="af6">
    <w:name w:val="annotation text"/>
    <w:basedOn w:val="a0"/>
    <w:qFormat/>
    <w:rPr>
      <w:sz w:val="20"/>
      <w:szCs w:val="20"/>
    </w:rPr>
  </w:style>
  <w:style w:type="paragraph" w:styleId="af7">
    <w:name w:val="annotation subject"/>
    <w:basedOn w:val="af6"/>
    <w:next w:val="af6"/>
    <w:qFormat/>
    <w:rPr>
      <w:b/>
      <w:bCs/>
    </w:rPr>
  </w:style>
  <w:style w:type="paragraph" w:styleId="af8">
    <w:name w:val="Normal (Web)"/>
    <w:basedOn w:val="a0"/>
    <w:qFormat/>
    <w:pPr>
      <w:spacing w:before="280" w:after="280"/>
    </w:pPr>
    <w:rPr>
      <w:rFonts w:ascii="Times New Roman" w:eastAsia="MS Mincho" w:hAnsi="Times New Roman" w:cs="Times New Roman"/>
      <w:sz w:val="24"/>
      <w:szCs w:val="24"/>
      <w:lang w:val="da-DK" w:eastAsia="en-US"/>
    </w:rPr>
  </w:style>
  <w:style w:type="paragraph" w:customStyle="1" w:styleId="TableContents">
    <w:name w:val="Table Contents"/>
    <w:basedOn w:val="a0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styleId="af9">
    <w:name w:val="Outline List 3"/>
    <w:qFormat/>
  </w:style>
  <w:style w:type="table" w:styleId="afa">
    <w:name w:val="Table Grid"/>
    <w:basedOn w:val="a4"/>
    <w:uiPriority w:val="39"/>
    <w:rsid w:val="00EF27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5">
    <w:name w:val="Grid Table 5 Dark Accent 5"/>
    <w:basedOn w:val="a4"/>
    <w:uiPriority w:val="50"/>
    <w:rsid w:val="00EF27A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4-1">
    <w:name w:val="Grid Table 4 Accent 1"/>
    <w:basedOn w:val="a4"/>
    <w:uiPriority w:val="49"/>
    <w:rsid w:val="00EF27AD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5">
    <w:name w:val="Grid Table 4 Accent 5"/>
    <w:basedOn w:val="a4"/>
    <w:uiPriority w:val="49"/>
    <w:rsid w:val="00EF27AD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fb">
    <w:name w:val="Revision"/>
    <w:hidden/>
    <w:uiPriority w:val="99"/>
    <w:semiHidden/>
    <w:rsid w:val="00821755"/>
    <w:pPr>
      <w:suppressAutoHyphens w:val="0"/>
    </w:pPr>
    <w:rPr>
      <w:rFonts w:ascii="Arial" w:hAnsi="Arial" w:cs="Calibri"/>
      <w:sz w:val="22"/>
      <w:szCs w:val="22"/>
    </w:rPr>
  </w:style>
  <w:style w:type="character" w:customStyle="1" w:styleId="normaltextrun">
    <w:name w:val="normaltextrun"/>
    <w:basedOn w:val="a3"/>
    <w:rsid w:val="00574D27"/>
  </w:style>
  <w:style w:type="character" w:customStyle="1" w:styleId="eop">
    <w:name w:val="eop"/>
    <w:basedOn w:val="a3"/>
    <w:rsid w:val="00547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돋움"/>
        <a:cs typeface=""/>
      </a:majorFont>
      <a:minorFont>
        <a:latin typeface="Calibri" panose="020F0502020204030204"/>
        <a:ea typeface="바탕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1022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Wim</dc:creator>
  <dc:description/>
  <cp:lastModifiedBy>KMC</cp:lastModifiedBy>
  <cp:revision>3</cp:revision>
  <dcterms:created xsi:type="dcterms:W3CDTF">2026-03-12T07:10:00Z</dcterms:created>
  <dcterms:modified xsi:type="dcterms:W3CDTF">2026-03-12T07:11:00Z</dcterms:modified>
  <dc:language>en-GB</dc:language>
</cp:coreProperties>
</file>